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9C4EA" w14:textId="77777777" w:rsidR="006B1758" w:rsidRPr="006453D9" w:rsidRDefault="006B1758" w:rsidP="00A47F77">
      <w:pPr>
        <w:pStyle w:val="MDPI11articletype"/>
      </w:pPr>
      <w:r w:rsidRPr="006453D9">
        <w:t>Article</w:t>
      </w:r>
    </w:p>
    <w:p w14:paraId="42F414A8" w14:textId="77777777" w:rsidR="006B1758" w:rsidRPr="003B1AF1" w:rsidRDefault="006B1758" w:rsidP="00A47F77">
      <w:pPr>
        <w:pStyle w:val="MDPI12title"/>
        <w:rPr>
          <w:lang w:eastAsia="ko-KR"/>
        </w:rPr>
      </w:pPr>
      <w:r>
        <w:rPr>
          <w:rFonts w:ascii="맑은 고딕" w:eastAsia="맑은 고딕" w:hAnsi="맑은 고딕" w:cs="맑은 고딕" w:hint="eastAsia"/>
          <w:lang w:eastAsia="ko-KR"/>
        </w:rPr>
        <w:t>A</w:t>
      </w:r>
      <w:r>
        <w:rPr>
          <w:rFonts w:ascii="맑은 고딕" w:eastAsia="맑은 고딕" w:hAnsi="맑은 고딕" w:cs="맑은 고딕"/>
          <w:lang w:eastAsia="ko-KR"/>
        </w:rPr>
        <w:t xml:space="preserve"> Study of Projection-based Attentive Spatial-Temporal Map for Remote Photoplethysmography Measurement</w:t>
      </w:r>
    </w:p>
    <w:p w14:paraId="28C94E18" w14:textId="77777777" w:rsidR="006B1758" w:rsidRDefault="006B1758" w:rsidP="006B1758">
      <w:pPr>
        <w:pStyle w:val="MDPI13authornames"/>
      </w:pPr>
      <w:proofErr w:type="spellStart"/>
      <w:r>
        <w:t>Dae-Yeol</w:t>
      </w:r>
      <w:proofErr w:type="spellEnd"/>
      <w:r>
        <w:t xml:space="preserve"> Kim</w:t>
      </w:r>
      <w:r w:rsidRPr="00D945EC">
        <w:t xml:space="preserve"> </w:t>
      </w:r>
      <w:r w:rsidRPr="001F31D1">
        <w:rPr>
          <w:vertAlign w:val="superscript"/>
        </w:rPr>
        <w:t>1</w:t>
      </w:r>
      <w:r>
        <w:rPr>
          <w:vertAlign w:val="superscript"/>
        </w:rPr>
        <w:t>,3</w:t>
      </w:r>
      <w:r w:rsidRPr="00D945EC">
        <w:t>,</w:t>
      </w:r>
      <w:r>
        <w:t xml:space="preserve"> </w:t>
      </w:r>
      <w:r>
        <w:rPr>
          <w:rFonts w:ascii="맑은 고딕" w:eastAsia="맑은 고딕" w:hAnsi="맑은 고딕" w:cs="맑은 고딕" w:hint="eastAsia"/>
          <w:lang w:eastAsia="ko-KR"/>
        </w:rPr>
        <w:t>S</w:t>
      </w:r>
      <w:r>
        <w:rPr>
          <w:rFonts w:ascii="맑은 고딕" w:eastAsia="맑은 고딕" w:hAnsi="맑은 고딕" w:cs="맑은 고딕"/>
          <w:lang w:eastAsia="ko-KR"/>
        </w:rPr>
        <w:t>oo-Young Cho</w:t>
      </w:r>
      <w:r>
        <w:rPr>
          <w:vertAlign w:val="superscript"/>
        </w:rPr>
        <w:t>2</w:t>
      </w:r>
      <w:r>
        <w:rPr>
          <w:rFonts w:ascii="맑은 고딕" w:eastAsia="맑은 고딕" w:hAnsi="맑은 고딕" w:cs="맑은 고딕"/>
          <w:lang w:eastAsia="ko-KR"/>
        </w:rPr>
        <w:t>,</w:t>
      </w:r>
      <w:r w:rsidRPr="00D945EC">
        <w:t xml:space="preserve"> </w:t>
      </w:r>
      <w:r>
        <w:t>Chae-Bong Sohn</w:t>
      </w:r>
      <w:r w:rsidRPr="00D945EC">
        <w:t xml:space="preserve"> </w:t>
      </w:r>
      <w:proofErr w:type="gramStart"/>
      <w:r>
        <w:rPr>
          <w:vertAlign w:val="superscript"/>
        </w:rPr>
        <w:t>3,*</w:t>
      </w:r>
      <w:proofErr w:type="gramEnd"/>
      <w:r w:rsidRPr="00D945EC">
        <w:t xml:space="preserve"> and </w:t>
      </w:r>
      <w:proofErr w:type="spellStart"/>
      <w:r>
        <w:t>Kwangkee</w:t>
      </w:r>
      <w:proofErr w:type="spellEnd"/>
      <w:r>
        <w:t xml:space="preserve"> Lee</w:t>
      </w:r>
      <w:r w:rsidRPr="00D945EC">
        <w:t xml:space="preserve"> </w:t>
      </w:r>
      <w:r>
        <w:rPr>
          <w:vertAlign w:val="superscript"/>
        </w:rPr>
        <w:t>1</w:t>
      </w:r>
      <w:r w:rsidRPr="001F31D1">
        <w:rPr>
          <w:vertAlign w:val="superscript"/>
        </w:rPr>
        <w:t>,</w:t>
      </w:r>
      <w:r w:rsidRPr="00331633">
        <w:t>*</w:t>
      </w:r>
    </w:p>
    <w:tbl>
      <w:tblPr>
        <w:tblpPr w:leftFromText="198" w:rightFromText="198" w:vertAnchor="page" w:horzAnchor="margin" w:tblpY="10794"/>
        <w:tblW w:w="2410" w:type="dxa"/>
        <w:tblLayout w:type="fixed"/>
        <w:tblCellMar>
          <w:left w:w="0" w:type="dxa"/>
          <w:right w:w="0" w:type="dxa"/>
        </w:tblCellMar>
        <w:tblLook w:val="04A0" w:firstRow="1" w:lastRow="0" w:firstColumn="1" w:lastColumn="0" w:noHBand="0" w:noVBand="1"/>
      </w:tblPr>
      <w:tblGrid>
        <w:gridCol w:w="2410"/>
      </w:tblGrid>
      <w:tr w:rsidR="00B46C44" w:rsidRPr="009B70F5" w14:paraId="78A0BBE9" w14:textId="77777777" w:rsidTr="007D1F55">
        <w:tc>
          <w:tcPr>
            <w:tcW w:w="2410" w:type="dxa"/>
            <w:shd w:val="clear" w:color="auto" w:fill="auto"/>
          </w:tcPr>
          <w:p w14:paraId="73F25B23" w14:textId="77777777" w:rsidR="00B46C44" w:rsidRPr="007A0282" w:rsidRDefault="00B46C44" w:rsidP="007D1F55">
            <w:pPr>
              <w:pStyle w:val="MDPI61Citation"/>
              <w:spacing w:after="120" w:line="240" w:lineRule="exact"/>
            </w:pPr>
            <w:r w:rsidRPr="007A0282">
              <w:rPr>
                <w:b/>
              </w:rPr>
              <w:t>Citation:</w:t>
            </w:r>
            <w:r w:rsidRPr="009B70F5">
              <w:t xml:space="preserve"> </w:t>
            </w:r>
            <w:proofErr w:type="spellStart"/>
            <w:r>
              <w:t>Lastname</w:t>
            </w:r>
            <w:proofErr w:type="spellEnd"/>
            <w:r>
              <w:t xml:space="preserve">, F.; </w:t>
            </w:r>
            <w:proofErr w:type="spellStart"/>
            <w:r>
              <w:t>Lastname</w:t>
            </w:r>
            <w:proofErr w:type="spellEnd"/>
            <w:r>
              <w:t xml:space="preserve">, F.; </w:t>
            </w:r>
            <w:proofErr w:type="spellStart"/>
            <w:r>
              <w:t>Lastname</w:t>
            </w:r>
            <w:proofErr w:type="spellEnd"/>
            <w:r>
              <w:t xml:space="preserve">, F. Title. </w:t>
            </w:r>
            <w:r>
              <w:rPr>
                <w:i/>
              </w:rPr>
              <w:t xml:space="preserve">Biosensors </w:t>
            </w:r>
            <w:r>
              <w:rPr>
                <w:b/>
              </w:rPr>
              <w:t>2022</w:t>
            </w:r>
            <w:r>
              <w:t>,</w:t>
            </w:r>
            <w:r>
              <w:rPr>
                <w:i/>
              </w:rPr>
              <w:t xml:space="preserve"> 12</w:t>
            </w:r>
            <w:r>
              <w:t>, x. https://doi.org/10.3390/xxxxx</w:t>
            </w:r>
          </w:p>
          <w:p w14:paraId="339F326B" w14:textId="77777777" w:rsidR="00B46C44" w:rsidRPr="00211A8C" w:rsidRDefault="00B46C44" w:rsidP="007D1F55">
            <w:pPr>
              <w:pStyle w:val="MDPI14history"/>
              <w:spacing w:before="120"/>
            </w:pPr>
            <w:r w:rsidRPr="00211A8C">
              <w:t>Received: date</w:t>
            </w:r>
          </w:p>
          <w:p w14:paraId="7D5E1181" w14:textId="77777777" w:rsidR="00B46C44" w:rsidRPr="00211A8C" w:rsidRDefault="00B46C44" w:rsidP="007D1F55">
            <w:pPr>
              <w:pStyle w:val="MDPI14history"/>
            </w:pPr>
            <w:r w:rsidRPr="00211A8C">
              <w:t>Accepted: date</w:t>
            </w:r>
          </w:p>
          <w:p w14:paraId="1CD26B84" w14:textId="77777777" w:rsidR="00B46C44" w:rsidRPr="00211A8C" w:rsidRDefault="00B46C44" w:rsidP="007D1F55">
            <w:pPr>
              <w:pStyle w:val="MDPI14history"/>
              <w:spacing w:after="120"/>
            </w:pPr>
            <w:r w:rsidRPr="00211A8C">
              <w:t>Published: date</w:t>
            </w:r>
          </w:p>
          <w:p w14:paraId="4F735EED" w14:textId="77777777" w:rsidR="00B46C44" w:rsidRPr="009B70F5" w:rsidRDefault="00B46C44" w:rsidP="007D1F55">
            <w:pPr>
              <w:pStyle w:val="MDPI63Notes"/>
              <w:spacing w:after="0"/>
              <w:jc w:val="both"/>
            </w:pPr>
            <w:r w:rsidRPr="009B70F5">
              <w:rPr>
                <w:b/>
              </w:rPr>
              <w:t>Publisher’s Note:</w:t>
            </w:r>
            <w:r w:rsidRPr="009B70F5">
              <w:t xml:space="preserve"> MDPI stays neutral </w:t>
            </w:r>
            <w:proofErr w:type="gramStart"/>
            <w:r w:rsidRPr="009B70F5">
              <w:t>with regard to</w:t>
            </w:r>
            <w:proofErr w:type="gramEnd"/>
            <w:r w:rsidRPr="009B70F5">
              <w:t xml:space="preserve"> jurisdictional claims in published maps and institutional affiliations.</w:t>
            </w:r>
          </w:p>
          <w:p w14:paraId="180D77E0" w14:textId="77777777" w:rsidR="00B46C44" w:rsidRPr="009B70F5" w:rsidRDefault="00B46C44" w:rsidP="007D1F55">
            <w:pPr>
              <w:adjustRightInd w:val="0"/>
              <w:snapToGrid w:val="0"/>
              <w:spacing w:before="120" w:line="240" w:lineRule="atLeast"/>
              <w:ind w:right="113"/>
              <w:jc w:val="left"/>
              <w:rPr>
                <w:rFonts w:eastAsia="DengXian"/>
                <w:bCs/>
                <w:sz w:val="14"/>
                <w:szCs w:val="14"/>
                <w:lang w:bidi="en-US"/>
              </w:rPr>
            </w:pPr>
            <w:r w:rsidRPr="009B70F5">
              <w:rPr>
                <w:rFonts w:eastAsia="DengXian"/>
              </w:rPr>
              <w:drawing>
                <wp:inline distT="0" distB="0" distL="0" distR="0" wp14:anchorId="72D15C46" wp14:editId="64CDD241">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7BC94AE" w14:textId="77777777" w:rsidR="00B46C44" w:rsidRPr="009B70F5" w:rsidRDefault="00B46C44" w:rsidP="007D1F55">
            <w:pPr>
              <w:adjustRightInd w:val="0"/>
              <w:snapToGrid w:val="0"/>
              <w:spacing w:before="60" w:line="240" w:lineRule="atLeast"/>
              <w:ind w:right="113"/>
              <w:rPr>
                <w:rFonts w:eastAsia="DengXian"/>
                <w:bCs/>
                <w:sz w:val="14"/>
                <w:szCs w:val="14"/>
                <w:lang w:bidi="en-US"/>
              </w:rPr>
            </w:pPr>
            <w:r w:rsidRPr="009B70F5">
              <w:rPr>
                <w:rFonts w:eastAsia="DengXian"/>
                <w:b/>
                <w:bCs/>
                <w:sz w:val="14"/>
                <w:szCs w:val="14"/>
                <w:lang w:bidi="en-US"/>
              </w:rPr>
              <w:t>Copyright:</w:t>
            </w:r>
            <w:r w:rsidRPr="009B70F5">
              <w:rPr>
                <w:rFonts w:eastAsia="DengXian"/>
                <w:bCs/>
                <w:sz w:val="14"/>
                <w:szCs w:val="14"/>
                <w:lang w:bidi="en-US"/>
              </w:rPr>
              <w:t xml:space="preserve"> </w:t>
            </w:r>
            <w:r>
              <w:rPr>
                <w:rFonts w:eastAsia="DengXian"/>
                <w:bCs/>
                <w:sz w:val="14"/>
                <w:szCs w:val="14"/>
                <w:lang w:bidi="en-US"/>
              </w:rPr>
              <w:t>© 2022</w:t>
            </w:r>
            <w:r w:rsidRPr="009B70F5">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9B70F5">
              <w:rPr>
                <w:rFonts w:eastAsia="DengXian"/>
                <w:bCs/>
                <w:sz w:val="14"/>
                <w:szCs w:val="14"/>
                <w:lang w:bidi="en-US"/>
              </w:rPr>
              <w:t>Attribution (CC BY) license (</w:t>
            </w:r>
            <w:r>
              <w:rPr>
                <w:rFonts w:eastAsia="DengXian"/>
                <w:bCs/>
                <w:sz w:val="14"/>
                <w:szCs w:val="14"/>
                <w:lang w:bidi="en-US"/>
              </w:rPr>
              <w:t>https://</w:t>
            </w:r>
            <w:r w:rsidRPr="009B70F5">
              <w:rPr>
                <w:rFonts w:eastAsia="DengXian"/>
                <w:bCs/>
                <w:sz w:val="14"/>
                <w:szCs w:val="14"/>
                <w:lang w:bidi="en-US"/>
              </w:rPr>
              <w:t>creativecommons.org/licenses/by/4.0/).</w:t>
            </w:r>
          </w:p>
        </w:tc>
      </w:tr>
    </w:tbl>
    <w:p w14:paraId="5E26FD0C" w14:textId="77777777" w:rsidR="006B1758" w:rsidRDefault="006B1758" w:rsidP="006B1758">
      <w:pPr>
        <w:pStyle w:val="MDPI16affiliation"/>
      </w:pPr>
      <w:r w:rsidRPr="00035FC3">
        <w:rPr>
          <w:vertAlign w:val="superscript"/>
        </w:rPr>
        <w:t>1</w:t>
      </w:r>
      <w:r w:rsidRPr="00D945EC">
        <w:tab/>
      </w:r>
      <w:proofErr w:type="spellStart"/>
      <w:r>
        <w:t>Tvstorm</w:t>
      </w:r>
      <w:proofErr w:type="spellEnd"/>
      <w:r>
        <w:t xml:space="preserve">, </w:t>
      </w:r>
      <w:proofErr w:type="spellStart"/>
      <w:r>
        <w:t>Sunghyun</w:t>
      </w:r>
      <w:proofErr w:type="spellEnd"/>
      <w:r>
        <w:t xml:space="preserve"> Building, 255 </w:t>
      </w:r>
      <w:proofErr w:type="spellStart"/>
      <w:r>
        <w:t>Hyorung-ro</w:t>
      </w:r>
      <w:proofErr w:type="spellEnd"/>
      <w:r>
        <w:t xml:space="preserve">, </w:t>
      </w:r>
      <w:proofErr w:type="spellStart"/>
      <w:r>
        <w:t>Secho-gu</w:t>
      </w:r>
      <w:proofErr w:type="spellEnd"/>
      <w:r>
        <w:t>, Seoul 13875, Korea</w:t>
      </w:r>
      <w:r w:rsidRPr="00D945EC">
        <w:t xml:space="preserve">; </w:t>
      </w:r>
      <w:r>
        <w:t>wagon0004@tvstorm</w:t>
      </w:r>
      <w:r w:rsidRPr="00D945EC">
        <w:t>.com</w:t>
      </w:r>
    </w:p>
    <w:p w14:paraId="18C6A980" w14:textId="77777777" w:rsidR="006B1758" w:rsidRPr="00F60432" w:rsidRDefault="006B1758" w:rsidP="006B1758">
      <w:pPr>
        <w:pStyle w:val="MDPI16affiliation"/>
      </w:pPr>
      <w:r>
        <w:rPr>
          <w:vertAlign w:val="superscript"/>
        </w:rPr>
        <w:t>2</w:t>
      </w:r>
      <w:r w:rsidRPr="00D945EC">
        <w:tab/>
      </w:r>
      <w:r>
        <w:t xml:space="preserve">Department of Information Contents, </w:t>
      </w:r>
      <w:proofErr w:type="spellStart"/>
      <w:r>
        <w:t>Kwangwoon</w:t>
      </w:r>
      <w:proofErr w:type="spellEnd"/>
      <w:r>
        <w:t xml:space="preserve"> University, Seoul 01897, Korea</w:t>
      </w:r>
      <w:r w:rsidRPr="00D945EC">
        <w:t xml:space="preserve">; </w:t>
      </w:r>
      <w:r>
        <w:t>mba4711</w:t>
      </w:r>
      <w:r w:rsidRPr="00D945EC">
        <w:t>@</w:t>
      </w:r>
      <w:r>
        <w:t>kw.ac.kr</w:t>
      </w:r>
    </w:p>
    <w:p w14:paraId="18615BCF" w14:textId="77777777" w:rsidR="006B1758" w:rsidRPr="00D945EC" w:rsidRDefault="006B1758" w:rsidP="006B1758">
      <w:pPr>
        <w:pStyle w:val="MDPI16affiliation"/>
      </w:pPr>
      <w:r>
        <w:rPr>
          <w:vertAlign w:val="superscript"/>
        </w:rPr>
        <w:t>3</w:t>
      </w:r>
      <w:r w:rsidRPr="00D945EC">
        <w:tab/>
      </w:r>
      <w:r>
        <w:t xml:space="preserve">Department of Electronics and Communications Engineering, </w:t>
      </w:r>
      <w:proofErr w:type="spellStart"/>
      <w:r>
        <w:t>Kwangwoon</w:t>
      </w:r>
      <w:proofErr w:type="spellEnd"/>
      <w:r>
        <w:t xml:space="preserve"> University, Seoul 01897, </w:t>
      </w:r>
      <w:proofErr w:type="gramStart"/>
      <w:r>
        <w:t>Korea</w:t>
      </w:r>
      <w:r w:rsidRPr="00D945EC">
        <w:t>;</w:t>
      </w:r>
      <w:proofErr w:type="gramEnd"/>
      <w:r w:rsidRPr="00D945EC">
        <w:t xml:space="preserve"> </w:t>
      </w:r>
    </w:p>
    <w:p w14:paraId="6A0BD28A" w14:textId="77777777" w:rsidR="006B1758" w:rsidRPr="00550626" w:rsidRDefault="006B1758" w:rsidP="006B1758">
      <w:pPr>
        <w:pStyle w:val="MDPI16affiliation"/>
      </w:pPr>
      <w:r w:rsidRPr="006A74F9">
        <w:rPr>
          <w:b/>
        </w:rPr>
        <w:t>*</w:t>
      </w:r>
      <w:r w:rsidRPr="00D945EC">
        <w:tab/>
        <w:t xml:space="preserve">Correspondence: </w:t>
      </w:r>
      <w:hyperlink r:id="rId8" w:history="1">
        <w:r w:rsidRPr="00881721">
          <w:rPr>
            <w:rStyle w:val="a7"/>
          </w:rPr>
          <w:t>cbsohn@kw.ac.kr</w:t>
        </w:r>
      </w:hyperlink>
      <w:r>
        <w:t>, kklee@tvstorm.com</w:t>
      </w:r>
    </w:p>
    <w:p w14:paraId="4EAAD00B" w14:textId="77777777" w:rsidR="006B1758" w:rsidRPr="00550626" w:rsidRDefault="006B1758" w:rsidP="006B1758">
      <w:pPr>
        <w:pStyle w:val="MDPI17abstract"/>
        <w:rPr>
          <w:szCs w:val="18"/>
          <w:lang w:eastAsia="ko-KR"/>
        </w:rPr>
      </w:pPr>
      <w:r w:rsidRPr="00550626">
        <w:rPr>
          <w:b/>
          <w:szCs w:val="18"/>
        </w:rPr>
        <w:t xml:space="preserve">Abstract: </w:t>
      </w:r>
      <w:r>
        <w:rPr>
          <w:szCs w:val="18"/>
        </w:rPr>
        <w:t xml:space="preserve">The Photoplethysmography (PPG) signal contains various information related to CVD (cardiovascular disease), such as information on acute heart attack and arrhythmia, and renin-angiotensin system Variables. </w:t>
      </w:r>
      <w:r w:rsidRPr="005265A3">
        <w:rPr>
          <w:szCs w:val="18"/>
        </w:rPr>
        <w:t xml:space="preserve">The </w:t>
      </w:r>
      <w:r>
        <w:rPr>
          <w:szCs w:val="18"/>
        </w:rPr>
        <w:t>remote PPG (</w:t>
      </w:r>
      <w:proofErr w:type="spellStart"/>
      <w:r w:rsidRPr="005265A3">
        <w:rPr>
          <w:szCs w:val="18"/>
        </w:rPr>
        <w:t>rPPG</w:t>
      </w:r>
      <w:proofErr w:type="spellEnd"/>
      <w:r>
        <w:rPr>
          <w:szCs w:val="18"/>
        </w:rPr>
        <w:t>)</w:t>
      </w:r>
      <w:r w:rsidRPr="005265A3">
        <w:rPr>
          <w:szCs w:val="18"/>
        </w:rPr>
        <w:t xml:space="preserve"> method is a method that can measure </w:t>
      </w:r>
      <w:r>
        <w:rPr>
          <w:szCs w:val="18"/>
        </w:rPr>
        <w:t>PPG</w:t>
      </w:r>
      <w:r w:rsidRPr="005265A3">
        <w:rPr>
          <w:szCs w:val="18"/>
        </w:rPr>
        <w:t xml:space="preserve"> using a face image taken with a camera without a </w:t>
      </w:r>
      <w:r>
        <w:rPr>
          <w:szCs w:val="18"/>
        </w:rPr>
        <w:t>PPG</w:t>
      </w:r>
      <w:r w:rsidRPr="005265A3">
        <w:rPr>
          <w:szCs w:val="18"/>
        </w:rPr>
        <w:t xml:space="preserve"> device.</w:t>
      </w:r>
      <w:r>
        <w:rPr>
          <w:szCs w:val="18"/>
        </w:rPr>
        <w:t xml:space="preserve"> </w:t>
      </w:r>
      <w:r w:rsidRPr="00175FA4">
        <w:rPr>
          <w:szCs w:val="18"/>
        </w:rPr>
        <w:t xml:space="preserve">The </w:t>
      </w:r>
      <w:proofErr w:type="spellStart"/>
      <w:r w:rsidRPr="00175FA4">
        <w:rPr>
          <w:szCs w:val="18"/>
        </w:rPr>
        <w:t>rPPG</w:t>
      </w:r>
      <w:proofErr w:type="spellEnd"/>
      <w:r w:rsidRPr="00175FA4">
        <w:rPr>
          <w:szCs w:val="18"/>
        </w:rPr>
        <w:t xml:space="preserve"> method is being studied using deep learning to achieve performance close to PPG.</w:t>
      </w:r>
      <w:r>
        <w:rPr>
          <w:szCs w:val="18"/>
        </w:rPr>
        <w:t xml:space="preserve"> Deep Learning based</w:t>
      </w:r>
      <w:r w:rsidRPr="00175FA4">
        <w:rPr>
          <w:szCs w:val="18"/>
        </w:rPr>
        <w:t xml:space="preserve"> </w:t>
      </w:r>
      <w:proofErr w:type="spellStart"/>
      <w:r w:rsidRPr="00175FA4">
        <w:rPr>
          <w:szCs w:val="18"/>
        </w:rPr>
        <w:t>rPPG</w:t>
      </w:r>
      <w:proofErr w:type="spellEnd"/>
      <w:r w:rsidRPr="00175FA4">
        <w:rPr>
          <w:szCs w:val="18"/>
        </w:rPr>
        <w:t xml:space="preserve"> methods can be classified into three main categories.</w:t>
      </w:r>
      <w:r>
        <w:rPr>
          <w:szCs w:val="18"/>
        </w:rPr>
        <w:t xml:space="preserve"> First, there is a 3D CNN approach with facial image video as input, which focuses on the </w:t>
      </w:r>
      <w:proofErr w:type="spellStart"/>
      <w:r w:rsidRPr="00653C60">
        <w:rPr>
          <w:szCs w:val="18"/>
        </w:rPr>
        <w:t>spatio</w:t>
      </w:r>
      <w:proofErr w:type="spellEnd"/>
      <w:r w:rsidRPr="00653C60">
        <w:rPr>
          <w:szCs w:val="18"/>
        </w:rPr>
        <w:t xml:space="preserve">-temporal </w:t>
      </w:r>
      <w:r w:rsidRPr="008569A4">
        <w:rPr>
          <w:szCs w:val="18"/>
        </w:rPr>
        <w:t xml:space="preserve">changes of the facial </w:t>
      </w:r>
      <w:r>
        <w:rPr>
          <w:szCs w:val="18"/>
        </w:rPr>
        <w:t xml:space="preserve">video. </w:t>
      </w:r>
      <w:r w:rsidRPr="00B02C37">
        <w:rPr>
          <w:szCs w:val="18"/>
        </w:rPr>
        <w:t xml:space="preserve">The second method is a method using a </w:t>
      </w:r>
      <w:proofErr w:type="spellStart"/>
      <w:r w:rsidRPr="00B02C37">
        <w:rPr>
          <w:szCs w:val="18"/>
        </w:rPr>
        <w:t>spatio</w:t>
      </w:r>
      <w:proofErr w:type="spellEnd"/>
      <w:r w:rsidRPr="00B02C37">
        <w:rPr>
          <w:szCs w:val="18"/>
        </w:rPr>
        <w:t>-temporal map</w:t>
      </w:r>
      <w:r>
        <w:rPr>
          <w:szCs w:val="18"/>
        </w:rPr>
        <w:t xml:space="preserve"> (</w:t>
      </w:r>
      <w:proofErr w:type="spellStart"/>
      <w:r>
        <w:rPr>
          <w:szCs w:val="18"/>
        </w:rPr>
        <w:t>STMap</w:t>
      </w:r>
      <w:proofErr w:type="spellEnd"/>
      <w:r>
        <w:rPr>
          <w:szCs w:val="18"/>
        </w:rPr>
        <w:t>)</w:t>
      </w:r>
      <w:r w:rsidRPr="00B02C37">
        <w:rPr>
          <w:szCs w:val="18"/>
        </w:rPr>
        <w:t>, and the video image was pre-processed using the point that it is easier to analyze changes in blood flow in time order.</w:t>
      </w:r>
      <w:r>
        <w:rPr>
          <w:szCs w:val="18"/>
        </w:rPr>
        <w:t xml:space="preserve"> </w:t>
      </w:r>
      <w:r w:rsidRPr="00B02C37">
        <w:rPr>
          <w:szCs w:val="18"/>
        </w:rPr>
        <w:t>The last method used a preprocessing model using a dichromatic reflection model</w:t>
      </w:r>
      <w:r>
        <w:rPr>
          <w:szCs w:val="18"/>
        </w:rPr>
        <w:t xml:space="preserve">. </w:t>
      </w:r>
      <w:r w:rsidRPr="00E609C8">
        <w:rPr>
          <w:szCs w:val="18"/>
        </w:rPr>
        <w:t xml:space="preserve">This study proposes the concept of the Axis Project </w:t>
      </w:r>
      <w:r>
        <w:rPr>
          <w:szCs w:val="18"/>
        </w:rPr>
        <w:t>N</w:t>
      </w:r>
      <w:r w:rsidRPr="00E609C8">
        <w:rPr>
          <w:szCs w:val="18"/>
        </w:rPr>
        <w:t>etwork</w:t>
      </w:r>
      <w:r>
        <w:rPr>
          <w:szCs w:val="18"/>
        </w:rPr>
        <w:t xml:space="preserve"> (</w:t>
      </w:r>
      <w:proofErr w:type="spellStart"/>
      <w:r>
        <w:rPr>
          <w:szCs w:val="18"/>
        </w:rPr>
        <w:t>APNet</w:t>
      </w:r>
      <w:proofErr w:type="spellEnd"/>
      <w:r>
        <w:rPr>
          <w:szCs w:val="18"/>
        </w:rPr>
        <w:t>)</w:t>
      </w:r>
      <w:r w:rsidRPr="00E609C8">
        <w:rPr>
          <w:szCs w:val="18"/>
        </w:rPr>
        <w:t xml:space="preserve"> that complements the point that the 3D CNN method requires a large memory, the </w:t>
      </w:r>
      <w:proofErr w:type="spellStart"/>
      <w:r>
        <w:rPr>
          <w:szCs w:val="18"/>
        </w:rPr>
        <w:t>STMap</w:t>
      </w:r>
      <w:proofErr w:type="spellEnd"/>
      <w:r w:rsidRPr="00E609C8">
        <w:rPr>
          <w:szCs w:val="18"/>
        </w:rPr>
        <w:t xml:space="preserve"> method requires a preprocessing method, and the </w:t>
      </w:r>
      <w:r>
        <w:rPr>
          <w:szCs w:val="18"/>
        </w:rPr>
        <w:t>dyschromatic reflection model (</w:t>
      </w:r>
      <w:r w:rsidRPr="00E609C8">
        <w:rPr>
          <w:szCs w:val="18"/>
        </w:rPr>
        <w:t>DRM</w:t>
      </w:r>
      <w:r>
        <w:rPr>
          <w:szCs w:val="18"/>
        </w:rPr>
        <w:t>)</w:t>
      </w:r>
      <w:r w:rsidRPr="00E609C8">
        <w:rPr>
          <w:szCs w:val="18"/>
        </w:rPr>
        <w:t xml:space="preserve"> method does not learn long-term temporal characteristics.</w:t>
      </w:r>
      <w:r>
        <w:rPr>
          <w:szCs w:val="18"/>
        </w:rPr>
        <w:t xml:space="preserve"> </w:t>
      </w:r>
      <w:r w:rsidRPr="000B3F91">
        <w:rPr>
          <w:szCs w:val="18"/>
        </w:rPr>
        <w:t xml:space="preserve">Finally, </w:t>
      </w:r>
      <w:r w:rsidRPr="009978F5">
        <w:rPr>
          <w:szCs w:val="18"/>
        </w:rPr>
        <w:t xml:space="preserve">the proposed APNET reduced the network memory size by more than </w:t>
      </w:r>
      <w:commentRangeStart w:id="0"/>
      <w:r w:rsidRPr="009978F5">
        <w:rPr>
          <w:szCs w:val="18"/>
        </w:rPr>
        <w:t>100%</w:t>
      </w:r>
      <w:commentRangeEnd w:id="0"/>
      <w:r w:rsidR="00D17690">
        <w:rPr>
          <w:rStyle w:val="ac"/>
          <w:rFonts w:eastAsia="SimSun"/>
          <w:noProof/>
          <w:lang w:eastAsia="zh-CN" w:bidi="ar-SA"/>
        </w:rPr>
        <w:commentReference w:id="0"/>
      </w:r>
      <w:r w:rsidRPr="009978F5">
        <w:rPr>
          <w:szCs w:val="18"/>
        </w:rPr>
        <w:t xml:space="preserve"> and confirmed that the notch was observed in the inferred PPG, suggesting that it can give meaningful results to the study when developing the </w:t>
      </w:r>
      <w:proofErr w:type="spellStart"/>
      <w:r w:rsidRPr="009978F5">
        <w:rPr>
          <w:szCs w:val="18"/>
        </w:rPr>
        <w:t>rPPG</w:t>
      </w:r>
      <w:proofErr w:type="spellEnd"/>
      <w:r w:rsidRPr="009978F5">
        <w:rPr>
          <w:szCs w:val="18"/>
        </w:rPr>
        <w:t xml:space="preserve"> algorithm.</w:t>
      </w:r>
    </w:p>
    <w:p w14:paraId="09FC0786" w14:textId="77777777" w:rsidR="006B1758" w:rsidRPr="00550626" w:rsidRDefault="006B1758" w:rsidP="006B1758">
      <w:pPr>
        <w:pStyle w:val="MDPI18keywords"/>
        <w:rPr>
          <w:szCs w:val="18"/>
        </w:rPr>
      </w:pPr>
      <w:r w:rsidRPr="00550626">
        <w:rPr>
          <w:b/>
          <w:szCs w:val="18"/>
        </w:rPr>
        <w:t xml:space="preserve">Keywords: </w:t>
      </w:r>
      <w:r>
        <w:rPr>
          <w:szCs w:val="18"/>
        </w:rPr>
        <w:t xml:space="preserve">remote Photoplethysmography, CVD, Axis Projection </w:t>
      </w:r>
    </w:p>
    <w:p w14:paraId="59210A48" w14:textId="77777777" w:rsidR="006B1758" w:rsidRPr="00550626" w:rsidRDefault="006B1758" w:rsidP="006B1758">
      <w:pPr>
        <w:pStyle w:val="MDPI19line"/>
      </w:pPr>
    </w:p>
    <w:p w14:paraId="639442C6" w14:textId="77777777" w:rsidR="006B1758" w:rsidRDefault="006B1758" w:rsidP="006B1758">
      <w:pPr>
        <w:pStyle w:val="MDPI21heading1"/>
        <w:rPr>
          <w:lang w:eastAsia="zh-CN"/>
        </w:rPr>
      </w:pPr>
      <w:r w:rsidRPr="007F2582">
        <w:rPr>
          <w:lang w:eastAsia="zh-CN"/>
        </w:rPr>
        <w:t>1. Introduction</w:t>
      </w:r>
    </w:p>
    <w:p w14:paraId="49D27EDF" w14:textId="017C43B7" w:rsidR="006B1758" w:rsidRDefault="006B1758" w:rsidP="006B1758">
      <w:pPr>
        <w:pStyle w:val="MDPI31text"/>
      </w:pPr>
      <w:r w:rsidRPr="00523A17">
        <w:t xml:space="preserve">PPG is a method of measuring </w:t>
      </w:r>
      <w:proofErr w:type="spellStart"/>
      <w:r w:rsidRPr="0088782D">
        <w:t>photoplethysmogram</w:t>
      </w:r>
      <w:proofErr w:type="spellEnd"/>
      <w:r w:rsidRPr="0088782D">
        <w:t xml:space="preserve"> </w:t>
      </w:r>
      <w:r>
        <w:t>(</w:t>
      </w:r>
      <w:ins w:id="1" w:author="A246" w:date="2022-09-20T16:10:00Z">
        <w:r w:rsidR="0065639B">
          <w:rPr>
            <w:rFonts w:ascii="맑은 고딕" w:eastAsia="맑은 고딕" w:hAnsi="맑은 고딕" w:cs="맑은 고딕"/>
            <w:lang w:eastAsia="ko-KR"/>
          </w:rPr>
          <w:t>PPG</w:t>
        </w:r>
      </w:ins>
      <w:del w:id="2" w:author="A246" w:date="2022-09-20T16:10:00Z">
        <w:r w:rsidRPr="00523A17" w:rsidDel="0065639B">
          <w:delText>PTG</w:delText>
        </w:r>
      </w:del>
      <w:r>
        <w:t>)</w:t>
      </w:r>
      <w:r w:rsidRPr="00523A17">
        <w:t xml:space="preserve"> by analyzing the physical characteristics of hemoglobin in blood generated by light transmission and reflection. </w:t>
      </w:r>
      <w:del w:id="3" w:author="A246" w:date="2022-09-20T16:10:00Z">
        <w:r w:rsidRPr="00523A17" w:rsidDel="0065639B">
          <w:delText xml:space="preserve">By using PPG information, various vital signals such as pulse, oxygen saturation, blood pressure, and respiration rate can be acquired, and stroke symptoms are detected through frequency analysis, </w:delText>
        </w:r>
        <w:r w:rsidDel="0065639B">
          <w:rPr>
            <w:szCs w:val="18"/>
          </w:rPr>
          <w:delText>renin-angiotensin</w:delText>
        </w:r>
        <w:r w:rsidRPr="00523A17" w:rsidDel="0065639B">
          <w:delText xml:space="preserve"> based variables are detected, sympathetic and parasympathetic nervous system components are detected, and respiratory arrhythmias are detected.</w:delText>
        </w:r>
        <w:r w:rsidDel="0065639B">
          <w:delText xml:space="preserve"> </w:delText>
        </w:r>
      </w:del>
      <w:ins w:id="4" w:author="A246" w:date="2022-09-20T16:11:00Z">
        <w:r w:rsidR="0065639B" w:rsidRPr="0065639B">
          <w:t xml:space="preserve">By using PPG information, various vital signals such as pulse, oxygen saturation, blood pressure, and respiration rate can be acquired. Furthermore, stroke symptoms are detected through frequency analysis, renin-angiotensin-based variables, sympathetic and parasympathetic nervous system components, and respiratory arrhythmias can be detected. </w:t>
        </w:r>
      </w:ins>
      <w:r w:rsidRPr="00D8714A">
        <w:t>The disease information included according to the frequency band of the PPG is shown in Table 1</w:t>
      </w:r>
      <w:r>
        <w:t xml:space="preserve"> [1]</w:t>
      </w:r>
      <w:r w:rsidRPr="00D8714A">
        <w:t>.</w:t>
      </w:r>
      <w:r w:rsidRPr="00523A17">
        <w:t xml:space="preserve"> PPG is divided into</w:t>
      </w:r>
      <w:ins w:id="5" w:author="A246" w:date="2022-09-20T16:11:00Z">
        <w:r w:rsidR="0065639B">
          <w:t xml:space="preserve"> an</w:t>
        </w:r>
      </w:ins>
      <w:r w:rsidRPr="00523A17">
        <w:t xml:space="preserve"> oximeter, a contact-type device that uses the tip of a finger as the measurement area, and the </w:t>
      </w:r>
      <w:proofErr w:type="spellStart"/>
      <w:r w:rsidRPr="00523A17">
        <w:t>rPPG</w:t>
      </w:r>
      <w:proofErr w:type="spellEnd"/>
      <w:r w:rsidRPr="00523A17">
        <w:t xml:space="preserve"> method, which observes changes in blood flow in the face with video data. Among the two methods, </w:t>
      </w:r>
      <w:proofErr w:type="spellStart"/>
      <w:r w:rsidRPr="00523A17">
        <w:t>rPPG</w:t>
      </w:r>
      <w:proofErr w:type="spellEnd"/>
      <w:r w:rsidRPr="00523A17">
        <w:t xml:space="preserve"> is emerging as a new method of measuring PPG because it can be easily measured with a smartphone camera and has the strength of a non-contact measurement method</w:t>
      </w:r>
      <w:r>
        <w:t xml:space="preserve"> [2]</w:t>
      </w:r>
      <w:r w:rsidRPr="00523A17">
        <w:t>.</w:t>
      </w:r>
    </w:p>
    <w:p w14:paraId="2B59FBCB" w14:textId="77777777" w:rsidR="006B1758" w:rsidRDefault="006B1758" w:rsidP="006B1758">
      <w:pPr>
        <w:pStyle w:val="MDPI31text"/>
      </w:pPr>
    </w:p>
    <w:p w14:paraId="361D58DD" w14:textId="77777777" w:rsidR="006B1758" w:rsidRDefault="006B1758" w:rsidP="006B1758">
      <w:pPr>
        <w:pStyle w:val="MDPI31text"/>
      </w:pPr>
    </w:p>
    <w:p w14:paraId="1EE6E004" w14:textId="77777777" w:rsidR="006B1758" w:rsidRDefault="006B1758" w:rsidP="006B1758">
      <w:pPr>
        <w:pStyle w:val="MDPI31text"/>
      </w:pPr>
    </w:p>
    <w:p w14:paraId="1A2CC91B" w14:textId="77777777" w:rsidR="006B1758" w:rsidRPr="001E3C5B" w:rsidRDefault="006B1758" w:rsidP="006B1758">
      <w:pPr>
        <w:pStyle w:val="MDPI41tablecaption"/>
      </w:pPr>
      <w:r>
        <w:rPr>
          <w:b/>
        </w:rPr>
        <w:t>Table 1.</w:t>
      </w:r>
      <w:r>
        <w:t xml:space="preserve"> Disease information according to frequency band.</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220"/>
        <w:gridCol w:w="1701"/>
        <w:gridCol w:w="4961"/>
      </w:tblGrid>
      <w:tr w:rsidR="006B1758" w14:paraId="195D91C0" w14:textId="77777777" w:rsidTr="00A47F77">
        <w:tc>
          <w:tcPr>
            <w:tcW w:w="1220" w:type="dxa"/>
            <w:tcBorders>
              <w:top w:val="single" w:sz="4" w:space="0" w:color="auto"/>
              <w:left w:val="nil"/>
              <w:bottom w:val="single" w:sz="4" w:space="0" w:color="auto"/>
              <w:right w:val="single" w:sz="4" w:space="0" w:color="auto"/>
            </w:tcBorders>
            <w:vAlign w:val="center"/>
          </w:tcPr>
          <w:p w14:paraId="432BC782" w14:textId="77777777" w:rsidR="006B1758" w:rsidRDefault="006B1758" w:rsidP="00A47F77">
            <w:pPr>
              <w:pStyle w:val="MDPI42tablebody"/>
              <w:spacing w:line="240" w:lineRule="auto"/>
            </w:pPr>
            <w:r>
              <w:rPr>
                <w:rFonts w:ascii="Calibri" w:eastAsia="굴림" w:hAnsi="Calibri" w:cs="Calibri"/>
              </w:rPr>
              <w:t>Parameter</w:t>
            </w:r>
          </w:p>
        </w:tc>
        <w:tc>
          <w:tcPr>
            <w:tcW w:w="1701" w:type="dxa"/>
            <w:tcBorders>
              <w:top w:val="single" w:sz="4" w:space="0" w:color="auto"/>
              <w:left w:val="single" w:sz="4" w:space="0" w:color="auto"/>
              <w:bottom w:val="single" w:sz="4" w:space="0" w:color="auto"/>
              <w:right w:val="single" w:sz="4" w:space="0" w:color="auto"/>
            </w:tcBorders>
            <w:vAlign w:val="center"/>
          </w:tcPr>
          <w:p w14:paraId="019190A2" w14:textId="77777777" w:rsidR="006B1758" w:rsidRDefault="006B1758" w:rsidP="00A47F77">
            <w:pPr>
              <w:pStyle w:val="MDPI42tablebody"/>
              <w:spacing w:line="240" w:lineRule="auto"/>
            </w:pPr>
            <w:r>
              <w:rPr>
                <w:rFonts w:ascii="Calibri" w:eastAsia="굴림" w:hAnsi="Calibri" w:cs="Calibri"/>
              </w:rPr>
              <w:t>Frequency Band</w:t>
            </w:r>
          </w:p>
        </w:tc>
        <w:tc>
          <w:tcPr>
            <w:tcW w:w="4961" w:type="dxa"/>
            <w:tcBorders>
              <w:top w:val="single" w:sz="4" w:space="0" w:color="auto"/>
              <w:left w:val="single" w:sz="4" w:space="0" w:color="auto"/>
              <w:bottom w:val="single" w:sz="4" w:space="0" w:color="auto"/>
              <w:right w:val="nil"/>
            </w:tcBorders>
            <w:vAlign w:val="center"/>
          </w:tcPr>
          <w:p w14:paraId="4866587D" w14:textId="77777777" w:rsidR="006B1758" w:rsidRPr="003A4A9C" w:rsidRDefault="006B1758" w:rsidP="00A47F77">
            <w:pPr>
              <w:pStyle w:val="MDPI42tablebody"/>
              <w:spacing w:line="240" w:lineRule="auto"/>
            </w:pPr>
            <w:r w:rsidRPr="003A4A9C">
              <w:rPr>
                <w:rFonts w:ascii="Calibri" w:eastAsia="굴림" w:hAnsi="Calibri" w:cs="Calibri"/>
              </w:rPr>
              <w:t>Description</w:t>
            </w:r>
          </w:p>
        </w:tc>
      </w:tr>
      <w:tr w:rsidR="006B1758" w14:paraId="47D7C91C" w14:textId="77777777" w:rsidTr="00A47F77">
        <w:tc>
          <w:tcPr>
            <w:tcW w:w="1220" w:type="dxa"/>
            <w:tcBorders>
              <w:top w:val="single" w:sz="4" w:space="0" w:color="auto"/>
              <w:left w:val="nil"/>
              <w:bottom w:val="nil"/>
              <w:right w:val="single" w:sz="4" w:space="0" w:color="auto"/>
            </w:tcBorders>
            <w:vAlign w:val="center"/>
          </w:tcPr>
          <w:p w14:paraId="35AD25A1"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U</w:t>
            </w:r>
            <w:r>
              <w:rPr>
                <w:rFonts w:eastAsia="맑은 고딕"/>
                <w:lang w:eastAsia="ko-KR"/>
              </w:rPr>
              <w:t>LF</w:t>
            </w:r>
          </w:p>
        </w:tc>
        <w:tc>
          <w:tcPr>
            <w:tcW w:w="1701" w:type="dxa"/>
            <w:tcBorders>
              <w:top w:val="single" w:sz="4" w:space="0" w:color="auto"/>
              <w:left w:val="single" w:sz="4" w:space="0" w:color="auto"/>
              <w:bottom w:val="nil"/>
              <w:right w:val="single" w:sz="4" w:space="0" w:color="auto"/>
            </w:tcBorders>
            <w:vAlign w:val="center"/>
          </w:tcPr>
          <w:p w14:paraId="4E8951C7" w14:textId="77777777" w:rsidR="006B1758" w:rsidRPr="003C4481" w:rsidRDefault="006B1758" w:rsidP="00A47F77">
            <w:pPr>
              <w:pStyle w:val="MDPI42tablebody"/>
              <w:spacing w:line="240" w:lineRule="auto"/>
              <w:rPr>
                <w:rFonts w:eastAsia="맑은 고딕"/>
                <w:lang w:eastAsia="ko-KR"/>
              </w:rPr>
            </w:pPr>
            <m:oMathPara>
              <m:oMath>
                <m:r>
                  <w:rPr>
                    <w:rFonts w:ascii="Cambria Math" w:eastAsia="맑은 고딕" w:hAnsi="Cambria Math"/>
                    <w:lang w:eastAsia="ko-KR"/>
                  </w:rPr>
                  <m:t>≤0.003Hz</m:t>
                </m:r>
              </m:oMath>
            </m:oMathPara>
          </w:p>
        </w:tc>
        <w:tc>
          <w:tcPr>
            <w:tcW w:w="4961" w:type="dxa"/>
            <w:tcBorders>
              <w:top w:val="single" w:sz="4" w:space="0" w:color="auto"/>
              <w:left w:val="single" w:sz="4" w:space="0" w:color="auto"/>
              <w:bottom w:val="nil"/>
              <w:right w:val="nil"/>
            </w:tcBorders>
            <w:vAlign w:val="center"/>
          </w:tcPr>
          <w:p w14:paraId="0513134B"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A</w:t>
            </w:r>
            <w:r>
              <w:rPr>
                <w:rFonts w:eastAsia="맑은 고딕"/>
                <w:lang w:eastAsia="ko-KR"/>
              </w:rPr>
              <w:t>ssociated with acute heart attack and arrhythmias</w:t>
            </w:r>
          </w:p>
        </w:tc>
      </w:tr>
      <w:tr w:rsidR="006B1758" w14:paraId="3E72CEC7" w14:textId="77777777" w:rsidTr="00A47F77">
        <w:tc>
          <w:tcPr>
            <w:tcW w:w="1220" w:type="dxa"/>
            <w:tcBorders>
              <w:top w:val="nil"/>
              <w:left w:val="nil"/>
              <w:bottom w:val="nil"/>
              <w:right w:val="single" w:sz="4" w:space="0" w:color="auto"/>
            </w:tcBorders>
            <w:vAlign w:val="center"/>
          </w:tcPr>
          <w:p w14:paraId="3C4B1F19"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V</w:t>
            </w:r>
            <w:r>
              <w:rPr>
                <w:rFonts w:eastAsia="맑은 고딕"/>
                <w:lang w:eastAsia="ko-KR"/>
              </w:rPr>
              <w:t>LF</w:t>
            </w:r>
          </w:p>
        </w:tc>
        <w:tc>
          <w:tcPr>
            <w:tcW w:w="1701" w:type="dxa"/>
            <w:tcBorders>
              <w:top w:val="nil"/>
              <w:left w:val="single" w:sz="4" w:space="0" w:color="auto"/>
              <w:bottom w:val="nil"/>
              <w:right w:val="single" w:sz="4" w:space="0" w:color="auto"/>
            </w:tcBorders>
            <w:vAlign w:val="center"/>
          </w:tcPr>
          <w:p w14:paraId="28F4D973" w14:textId="77777777" w:rsidR="006B1758" w:rsidRDefault="006B1758" w:rsidP="00A47F77">
            <w:pPr>
              <w:pStyle w:val="MDPI42tablebody"/>
              <w:spacing w:line="240" w:lineRule="auto"/>
            </w:pPr>
            <m:oMathPara>
              <m:oMath>
                <m:r>
                  <w:rPr>
                    <w:rFonts w:ascii="Cambria Math" w:eastAsia="맑은 고딕" w:hAnsi="Cambria Math"/>
                    <w:lang w:eastAsia="ko-KR"/>
                  </w:rPr>
                  <m:t>0.033Hz ~0.04Hz</m:t>
                </m:r>
              </m:oMath>
            </m:oMathPara>
          </w:p>
        </w:tc>
        <w:tc>
          <w:tcPr>
            <w:tcW w:w="4961" w:type="dxa"/>
            <w:tcBorders>
              <w:top w:val="nil"/>
              <w:left w:val="single" w:sz="4" w:space="0" w:color="auto"/>
              <w:bottom w:val="nil"/>
              <w:right w:val="nil"/>
            </w:tcBorders>
            <w:vAlign w:val="center"/>
          </w:tcPr>
          <w:p w14:paraId="5446E2AC" w14:textId="77777777" w:rsidR="006B1758" w:rsidRPr="003A4A9C" w:rsidRDefault="006B1758" w:rsidP="00A47F77">
            <w:pPr>
              <w:pStyle w:val="MDPI42tablebody"/>
              <w:spacing w:line="240" w:lineRule="auto"/>
              <w:rPr>
                <w:rFonts w:eastAsia="맑은 고딕"/>
                <w:lang w:eastAsia="ko-KR"/>
              </w:rPr>
            </w:pPr>
            <w:r>
              <w:t>Variables dependent on the renin–angiotensin system</w:t>
            </w:r>
          </w:p>
        </w:tc>
      </w:tr>
      <w:tr w:rsidR="006B1758" w14:paraId="125B7D33" w14:textId="77777777" w:rsidTr="00A47F77">
        <w:tc>
          <w:tcPr>
            <w:tcW w:w="1220" w:type="dxa"/>
            <w:tcBorders>
              <w:top w:val="nil"/>
              <w:left w:val="nil"/>
              <w:bottom w:val="nil"/>
              <w:right w:val="single" w:sz="4" w:space="0" w:color="auto"/>
            </w:tcBorders>
            <w:vAlign w:val="center"/>
          </w:tcPr>
          <w:p w14:paraId="55739084"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L</w:t>
            </w:r>
            <w:r>
              <w:rPr>
                <w:rFonts w:eastAsia="맑은 고딕"/>
                <w:lang w:eastAsia="ko-KR"/>
              </w:rPr>
              <w:t>F</w:t>
            </w:r>
          </w:p>
        </w:tc>
        <w:tc>
          <w:tcPr>
            <w:tcW w:w="1701" w:type="dxa"/>
            <w:tcBorders>
              <w:top w:val="nil"/>
              <w:left w:val="single" w:sz="4" w:space="0" w:color="auto"/>
              <w:bottom w:val="nil"/>
              <w:right w:val="single" w:sz="4" w:space="0" w:color="auto"/>
            </w:tcBorders>
            <w:vAlign w:val="center"/>
          </w:tcPr>
          <w:p w14:paraId="4D7C0B31" w14:textId="77777777" w:rsidR="006B1758" w:rsidRDefault="006B1758" w:rsidP="00A47F77">
            <w:pPr>
              <w:pStyle w:val="MDPI42tablebody"/>
              <w:spacing w:line="240" w:lineRule="auto"/>
            </w:pPr>
            <m:oMathPara>
              <m:oMath>
                <m:r>
                  <w:rPr>
                    <w:rFonts w:ascii="Cambria Math" w:eastAsia="맑은 고딕" w:hAnsi="Cambria Math"/>
                    <w:lang w:eastAsia="ko-KR"/>
                  </w:rPr>
                  <m:t>0.04Hz ~0.15Hz</m:t>
                </m:r>
              </m:oMath>
            </m:oMathPara>
          </w:p>
        </w:tc>
        <w:tc>
          <w:tcPr>
            <w:tcW w:w="4961" w:type="dxa"/>
            <w:tcBorders>
              <w:top w:val="nil"/>
              <w:left w:val="single" w:sz="4" w:space="0" w:color="auto"/>
              <w:bottom w:val="nil"/>
              <w:right w:val="nil"/>
            </w:tcBorders>
            <w:vAlign w:val="center"/>
          </w:tcPr>
          <w:p w14:paraId="2AC63E94" w14:textId="77777777" w:rsidR="006B1758" w:rsidRDefault="006B1758" w:rsidP="00A47F77">
            <w:pPr>
              <w:pStyle w:val="MDPI42tablebody"/>
              <w:spacing w:line="240" w:lineRule="auto"/>
            </w:pPr>
            <w:r>
              <w:t>Controlled by the sympathetic and parasympathetic nervous systems</w:t>
            </w:r>
          </w:p>
        </w:tc>
      </w:tr>
      <w:tr w:rsidR="006B1758" w14:paraId="5054096E" w14:textId="77777777" w:rsidTr="00A47F77">
        <w:tc>
          <w:tcPr>
            <w:tcW w:w="1220" w:type="dxa"/>
            <w:tcBorders>
              <w:top w:val="nil"/>
              <w:left w:val="nil"/>
              <w:bottom w:val="single" w:sz="8" w:space="0" w:color="auto"/>
              <w:right w:val="single" w:sz="4" w:space="0" w:color="auto"/>
            </w:tcBorders>
            <w:vAlign w:val="center"/>
          </w:tcPr>
          <w:p w14:paraId="5ADEC14D"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H</w:t>
            </w:r>
            <w:r>
              <w:rPr>
                <w:rFonts w:eastAsia="맑은 고딕"/>
                <w:lang w:eastAsia="ko-KR"/>
              </w:rPr>
              <w:t>F</w:t>
            </w:r>
          </w:p>
        </w:tc>
        <w:tc>
          <w:tcPr>
            <w:tcW w:w="1701" w:type="dxa"/>
            <w:tcBorders>
              <w:top w:val="nil"/>
              <w:left w:val="single" w:sz="4" w:space="0" w:color="auto"/>
              <w:bottom w:val="single" w:sz="8" w:space="0" w:color="auto"/>
              <w:right w:val="single" w:sz="4" w:space="0" w:color="auto"/>
            </w:tcBorders>
            <w:vAlign w:val="center"/>
          </w:tcPr>
          <w:p w14:paraId="2EAA9485" w14:textId="77777777" w:rsidR="006B1758" w:rsidRDefault="006B1758" w:rsidP="00A47F77">
            <w:pPr>
              <w:pStyle w:val="MDPI42tablebody"/>
              <w:spacing w:line="240" w:lineRule="auto"/>
            </w:pPr>
            <m:oMathPara>
              <m:oMath>
                <m:r>
                  <w:rPr>
                    <w:rFonts w:ascii="Cambria Math" w:eastAsia="맑은 고딕" w:hAnsi="Cambria Math"/>
                    <w:lang w:eastAsia="ko-KR"/>
                  </w:rPr>
                  <m:t>0.15Hz ~0.4Hz</m:t>
                </m:r>
              </m:oMath>
            </m:oMathPara>
          </w:p>
        </w:tc>
        <w:tc>
          <w:tcPr>
            <w:tcW w:w="4961" w:type="dxa"/>
            <w:tcBorders>
              <w:top w:val="nil"/>
              <w:left w:val="single" w:sz="4" w:space="0" w:color="auto"/>
              <w:bottom w:val="single" w:sz="8" w:space="0" w:color="auto"/>
              <w:right w:val="nil"/>
            </w:tcBorders>
            <w:vAlign w:val="center"/>
          </w:tcPr>
          <w:p w14:paraId="61107B38" w14:textId="77777777" w:rsidR="006B1758" w:rsidRDefault="006B1758" w:rsidP="00A47F77">
            <w:pPr>
              <w:pStyle w:val="MDPI42tablebody"/>
              <w:spacing w:line="240" w:lineRule="auto"/>
            </w:pPr>
            <w:r>
              <w:t>There is a heart rate variability related to the respiratory system, called respiratory arrhythmias</w:t>
            </w:r>
          </w:p>
        </w:tc>
      </w:tr>
    </w:tbl>
    <w:p w14:paraId="42FAA4FE" w14:textId="77777777" w:rsidR="006B1758" w:rsidRDefault="006B1758" w:rsidP="006B1758">
      <w:pPr>
        <w:pStyle w:val="MDPI31text"/>
      </w:pPr>
    </w:p>
    <w:p w14:paraId="24986A8F" w14:textId="4B1B4838" w:rsidR="006B1758" w:rsidRDefault="006B1758" w:rsidP="006B1758">
      <w:pPr>
        <w:pStyle w:val="MDPI31text"/>
      </w:pPr>
      <w:r w:rsidRPr="0088782D">
        <w:t xml:space="preserve">Heart diseases such as myocardial infarction and heart failure can be detected by continuous monitoring of vital signs. In addition, according to the </w:t>
      </w:r>
      <w:r>
        <w:t>Early Warning Score (</w:t>
      </w:r>
      <w:r w:rsidRPr="0088782D">
        <w:t>EWS</w:t>
      </w:r>
      <w:r>
        <w:t>) in Table 2</w:t>
      </w:r>
      <w:r w:rsidRPr="0088782D">
        <w:t>, which is used in medical services to determine the disease level of a patient at an early stage, deterioration of health and cardiac arrest can be detected using vital signs</w:t>
      </w:r>
      <w:r>
        <w:t xml:space="preserve"> [3]</w:t>
      </w:r>
      <w:r w:rsidRPr="0088782D">
        <w:t xml:space="preserve">. </w:t>
      </w:r>
      <w:proofErr w:type="spellStart"/>
      <w:r w:rsidRPr="0088782D">
        <w:t>rPPG</w:t>
      </w:r>
      <w:proofErr w:type="spellEnd"/>
      <w:r w:rsidRPr="0088782D">
        <w:t xml:space="preserve"> is a video-based measurement method that measures changes in blood flow by analyzing the amount of light diffused reflection information generated by changes in blood flow in the face. This approach was approached by benchmarking the principle of the PPG sensor, </w:t>
      </w:r>
      <w:del w:id="6" w:author="A246" w:date="2022-09-20T16:13:00Z">
        <w:r w:rsidRPr="0088782D" w:rsidDel="00DE7189">
          <w:delText xml:space="preserve">and </w:delText>
        </w:r>
      </w:del>
      <w:ins w:id="7" w:author="A246" w:date="2022-09-20T16:13:00Z">
        <w:r w:rsidR="00DE7189">
          <w:t>but</w:t>
        </w:r>
        <w:r w:rsidR="00DE7189" w:rsidRPr="0088782D">
          <w:t xml:space="preserve"> </w:t>
        </w:r>
      </w:ins>
      <w:r w:rsidRPr="0088782D">
        <w:t xml:space="preserve">PPG may not be suitable for continuous monitoring in that a measuring device must be </w:t>
      </w:r>
      <w:proofErr w:type="gramStart"/>
      <w:r w:rsidRPr="0088782D">
        <w:t>carried with you at all times</w:t>
      </w:r>
      <w:proofErr w:type="gramEnd"/>
      <w:r w:rsidRPr="0088782D">
        <w:t xml:space="preserve">. Since the </w:t>
      </w:r>
      <w:proofErr w:type="spellStart"/>
      <w:r w:rsidRPr="0088782D">
        <w:t>rPPG</w:t>
      </w:r>
      <w:proofErr w:type="spellEnd"/>
      <w:r w:rsidRPr="0088782D">
        <w:t xml:space="preserve"> method can be measured using a camera, it can be effectively measured in any space according to the spread of mobile devices and IOT devices with cameras.</w:t>
      </w:r>
    </w:p>
    <w:p w14:paraId="063CB1F7" w14:textId="77777777" w:rsidR="006B1758" w:rsidRPr="001E3C5B" w:rsidRDefault="006B1758" w:rsidP="006B1758">
      <w:pPr>
        <w:pStyle w:val="MDPI41tablecaption"/>
      </w:pPr>
      <w:r>
        <w:rPr>
          <w:b/>
        </w:rPr>
        <w:t>Table 2.</w:t>
      </w:r>
      <w:r>
        <w:t xml:space="preserve"> Early Warning Score [3].</w:t>
      </w:r>
    </w:p>
    <w:tbl>
      <w:tblPr>
        <w:tblW w:w="79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500"/>
        <w:gridCol w:w="1501"/>
        <w:gridCol w:w="1500"/>
        <w:gridCol w:w="1501"/>
      </w:tblGrid>
      <w:tr w:rsidR="006B1758" w14:paraId="15E22BDC" w14:textId="77777777" w:rsidTr="00A47F77">
        <w:trPr>
          <w:trHeight w:val="267"/>
        </w:trPr>
        <w:tc>
          <w:tcPr>
            <w:tcW w:w="1928" w:type="dxa"/>
            <w:tcBorders>
              <w:top w:val="single" w:sz="4" w:space="0" w:color="auto"/>
              <w:left w:val="nil"/>
              <w:bottom w:val="single" w:sz="4" w:space="0" w:color="auto"/>
              <w:right w:val="single" w:sz="4" w:space="0" w:color="auto"/>
            </w:tcBorders>
            <w:vAlign w:val="center"/>
          </w:tcPr>
          <w:p w14:paraId="6184052E" w14:textId="77777777" w:rsidR="006B1758" w:rsidRDefault="006B1758" w:rsidP="00A47F77">
            <w:pPr>
              <w:pStyle w:val="MDPI42tablebody"/>
              <w:spacing w:line="240" w:lineRule="auto"/>
            </w:pPr>
            <w:r>
              <w:rPr>
                <w:rFonts w:ascii="Calibri" w:eastAsia="굴림" w:hAnsi="Calibri" w:cs="Calibri"/>
              </w:rPr>
              <w:t>Score</w:t>
            </w:r>
          </w:p>
        </w:tc>
        <w:tc>
          <w:tcPr>
            <w:tcW w:w="1500" w:type="dxa"/>
            <w:tcBorders>
              <w:top w:val="single" w:sz="4" w:space="0" w:color="auto"/>
              <w:left w:val="single" w:sz="4" w:space="0" w:color="auto"/>
              <w:bottom w:val="single" w:sz="4" w:space="0" w:color="auto"/>
              <w:right w:val="single" w:sz="4" w:space="0" w:color="auto"/>
            </w:tcBorders>
            <w:vAlign w:val="center"/>
          </w:tcPr>
          <w:p w14:paraId="20C7953F"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0</w:t>
            </w:r>
          </w:p>
        </w:tc>
        <w:tc>
          <w:tcPr>
            <w:tcW w:w="1501" w:type="dxa"/>
            <w:tcBorders>
              <w:top w:val="single" w:sz="4" w:space="0" w:color="auto"/>
              <w:left w:val="single" w:sz="4" w:space="0" w:color="auto"/>
              <w:bottom w:val="single" w:sz="4" w:space="0" w:color="auto"/>
              <w:right w:val="nil"/>
            </w:tcBorders>
            <w:vAlign w:val="center"/>
          </w:tcPr>
          <w:p w14:paraId="23B55C11"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1</w:t>
            </w:r>
          </w:p>
        </w:tc>
        <w:tc>
          <w:tcPr>
            <w:tcW w:w="1500" w:type="dxa"/>
            <w:tcBorders>
              <w:top w:val="single" w:sz="4" w:space="0" w:color="auto"/>
              <w:left w:val="single" w:sz="4" w:space="0" w:color="auto"/>
              <w:bottom w:val="single" w:sz="4" w:space="0" w:color="auto"/>
              <w:right w:val="single" w:sz="4" w:space="0" w:color="auto"/>
            </w:tcBorders>
          </w:tcPr>
          <w:p w14:paraId="7F99CB45"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2</w:t>
            </w:r>
          </w:p>
        </w:tc>
        <w:tc>
          <w:tcPr>
            <w:tcW w:w="1501" w:type="dxa"/>
            <w:tcBorders>
              <w:top w:val="single" w:sz="4" w:space="0" w:color="auto"/>
              <w:left w:val="single" w:sz="4" w:space="0" w:color="auto"/>
              <w:bottom w:val="single" w:sz="4" w:space="0" w:color="auto"/>
              <w:right w:val="nil"/>
            </w:tcBorders>
          </w:tcPr>
          <w:p w14:paraId="4A1800C4"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3</w:t>
            </w:r>
          </w:p>
        </w:tc>
      </w:tr>
      <w:tr w:rsidR="006B1758" w14:paraId="65B66F22" w14:textId="77777777" w:rsidTr="00A47F77">
        <w:trPr>
          <w:trHeight w:val="280"/>
        </w:trPr>
        <w:tc>
          <w:tcPr>
            <w:tcW w:w="1928" w:type="dxa"/>
            <w:tcBorders>
              <w:top w:val="single" w:sz="4" w:space="0" w:color="auto"/>
              <w:left w:val="nil"/>
              <w:bottom w:val="nil"/>
              <w:right w:val="single" w:sz="4" w:space="0" w:color="auto"/>
            </w:tcBorders>
            <w:vAlign w:val="center"/>
          </w:tcPr>
          <w:p w14:paraId="20B9436E"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H</w:t>
            </w:r>
            <w:r>
              <w:rPr>
                <w:rFonts w:eastAsia="맑은 고딕"/>
                <w:lang w:eastAsia="ko-KR"/>
              </w:rPr>
              <w:t>eart Rate</w:t>
            </w:r>
            <w:r>
              <w:rPr>
                <w:rFonts w:eastAsia="맑은 고딕"/>
                <w:lang w:eastAsia="ko-KR"/>
              </w:rPr>
              <w:br/>
              <w:t>(beats per minute)</w:t>
            </w:r>
          </w:p>
        </w:tc>
        <w:tc>
          <w:tcPr>
            <w:tcW w:w="1500" w:type="dxa"/>
            <w:tcBorders>
              <w:top w:val="single" w:sz="4" w:space="0" w:color="auto"/>
              <w:left w:val="single" w:sz="4" w:space="0" w:color="auto"/>
              <w:bottom w:val="nil"/>
              <w:right w:val="single" w:sz="4" w:space="0" w:color="auto"/>
            </w:tcBorders>
            <w:vAlign w:val="center"/>
          </w:tcPr>
          <w:p w14:paraId="7E5CA8C0"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5</w:t>
            </w:r>
            <w:r>
              <w:rPr>
                <w:rFonts w:eastAsia="맑은 고딕"/>
                <w:lang w:eastAsia="ko-KR"/>
              </w:rPr>
              <w:t>1 – 100</w:t>
            </w:r>
          </w:p>
        </w:tc>
        <w:tc>
          <w:tcPr>
            <w:tcW w:w="1501" w:type="dxa"/>
            <w:tcBorders>
              <w:top w:val="single" w:sz="4" w:space="0" w:color="auto"/>
              <w:left w:val="single" w:sz="4" w:space="0" w:color="auto"/>
              <w:bottom w:val="nil"/>
              <w:right w:val="nil"/>
            </w:tcBorders>
            <w:vAlign w:val="center"/>
          </w:tcPr>
          <w:p w14:paraId="43C2CD21"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4</w:t>
            </w:r>
            <w:r>
              <w:rPr>
                <w:rFonts w:eastAsia="맑은 고딕"/>
                <w:lang w:eastAsia="ko-KR"/>
              </w:rPr>
              <w:t>0-50</w:t>
            </w:r>
            <w:r>
              <w:rPr>
                <w:rFonts w:eastAsia="맑은 고딕"/>
                <w:lang w:eastAsia="ko-KR"/>
              </w:rPr>
              <w:br/>
              <w:t>101-110</w:t>
            </w:r>
          </w:p>
        </w:tc>
        <w:tc>
          <w:tcPr>
            <w:tcW w:w="1500" w:type="dxa"/>
            <w:tcBorders>
              <w:top w:val="single" w:sz="4" w:space="0" w:color="auto"/>
              <w:left w:val="single" w:sz="4" w:space="0" w:color="auto"/>
              <w:bottom w:val="nil"/>
              <w:right w:val="single" w:sz="4" w:space="0" w:color="auto"/>
            </w:tcBorders>
          </w:tcPr>
          <w:p w14:paraId="23443CBD"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&lt;</w:t>
            </w:r>
            <w:r>
              <w:rPr>
                <w:rFonts w:eastAsia="맑은 고딕"/>
                <w:lang w:eastAsia="ko-KR"/>
              </w:rPr>
              <w:t>40</w:t>
            </w:r>
            <w:r>
              <w:rPr>
                <w:rFonts w:eastAsia="맑은 고딕"/>
                <w:lang w:eastAsia="ko-KR"/>
              </w:rPr>
              <w:br/>
              <w:t>111-130</w:t>
            </w:r>
          </w:p>
        </w:tc>
        <w:tc>
          <w:tcPr>
            <w:tcW w:w="1501" w:type="dxa"/>
            <w:tcBorders>
              <w:top w:val="single" w:sz="4" w:space="0" w:color="auto"/>
              <w:left w:val="single" w:sz="4" w:space="0" w:color="auto"/>
              <w:bottom w:val="nil"/>
              <w:right w:val="nil"/>
            </w:tcBorders>
          </w:tcPr>
          <w:p w14:paraId="0BDAD8A8"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&gt;</w:t>
            </w:r>
            <w:r>
              <w:rPr>
                <w:rFonts w:eastAsia="맑은 고딕"/>
                <w:lang w:eastAsia="ko-KR"/>
              </w:rPr>
              <w:t>130</w:t>
            </w:r>
          </w:p>
        </w:tc>
      </w:tr>
      <w:tr w:rsidR="006B1758" w14:paraId="651CCF5E" w14:textId="77777777" w:rsidTr="00A47F77">
        <w:trPr>
          <w:trHeight w:val="267"/>
        </w:trPr>
        <w:tc>
          <w:tcPr>
            <w:tcW w:w="1928" w:type="dxa"/>
            <w:tcBorders>
              <w:top w:val="nil"/>
              <w:left w:val="nil"/>
              <w:bottom w:val="nil"/>
              <w:right w:val="single" w:sz="4" w:space="0" w:color="auto"/>
            </w:tcBorders>
            <w:vAlign w:val="center"/>
          </w:tcPr>
          <w:p w14:paraId="22D25DD8"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S</w:t>
            </w:r>
            <w:r>
              <w:rPr>
                <w:rFonts w:eastAsia="맑은 고딕"/>
                <w:lang w:eastAsia="ko-KR"/>
              </w:rPr>
              <w:t>ystolic blood pressure (mmHg)</w:t>
            </w:r>
          </w:p>
        </w:tc>
        <w:tc>
          <w:tcPr>
            <w:tcW w:w="1500" w:type="dxa"/>
            <w:tcBorders>
              <w:top w:val="nil"/>
              <w:left w:val="single" w:sz="4" w:space="0" w:color="auto"/>
              <w:bottom w:val="nil"/>
              <w:right w:val="single" w:sz="4" w:space="0" w:color="auto"/>
            </w:tcBorders>
            <w:vAlign w:val="center"/>
          </w:tcPr>
          <w:p w14:paraId="7B66EFEC"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1</w:t>
            </w:r>
            <w:r>
              <w:rPr>
                <w:rFonts w:eastAsia="맑은 고딕"/>
                <w:lang w:eastAsia="ko-KR"/>
              </w:rPr>
              <w:t>01 – 160</w:t>
            </w:r>
          </w:p>
        </w:tc>
        <w:tc>
          <w:tcPr>
            <w:tcW w:w="1501" w:type="dxa"/>
            <w:tcBorders>
              <w:top w:val="nil"/>
              <w:left w:val="single" w:sz="4" w:space="0" w:color="auto"/>
              <w:bottom w:val="nil"/>
              <w:right w:val="nil"/>
            </w:tcBorders>
            <w:vAlign w:val="center"/>
          </w:tcPr>
          <w:p w14:paraId="370F2360"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8</w:t>
            </w:r>
            <w:r>
              <w:rPr>
                <w:rFonts w:eastAsia="맑은 고딕"/>
                <w:lang w:eastAsia="ko-KR"/>
              </w:rPr>
              <w:t>1-100</w:t>
            </w:r>
            <w:r>
              <w:rPr>
                <w:rFonts w:eastAsia="맑은 고딕"/>
                <w:lang w:eastAsia="ko-KR"/>
              </w:rPr>
              <w:br/>
              <w:t>161-200</w:t>
            </w:r>
          </w:p>
        </w:tc>
        <w:tc>
          <w:tcPr>
            <w:tcW w:w="1500" w:type="dxa"/>
            <w:tcBorders>
              <w:top w:val="nil"/>
              <w:left w:val="single" w:sz="4" w:space="0" w:color="auto"/>
              <w:bottom w:val="nil"/>
              <w:right w:val="single" w:sz="4" w:space="0" w:color="auto"/>
            </w:tcBorders>
          </w:tcPr>
          <w:p w14:paraId="5ACCF06A"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7</w:t>
            </w:r>
            <w:r>
              <w:rPr>
                <w:rFonts w:eastAsia="맑은 고딕"/>
                <w:lang w:eastAsia="ko-KR"/>
              </w:rPr>
              <w:t>0-80</w:t>
            </w:r>
            <w:r>
              <w:rPr>
                <w:rFonts w:eastAsia="맑은 고딕"/>
                <w:lang w:eastAsia="ko-KR"/>
              </w:rPr>
              <w:br/>
              <w:t>&gt;200</w:t>
            </w:r>
          </w:p>
        </w:tc>
        <w:tc>
          <w:tcPr>
            <w:tcW w:w="1501" w:type="dxa"/>
            <w:tcBorders>
              <w:top w:val="nil"/>
              <w:left w:val="single" w:sz="4" w:space="0" w:color="auto"/>
              <w:bottom w:val="nil"/>
              <w:right w:val="nil"/>
            </w:tcBorders>
          </w:tcPr>
          <w:p w14:paraId="03300AD9"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&lt;</w:t>
            </w:r>
            <w:r>
              <w:rPr>
                <w:rFonts w:eastAsia="맑은 고딕"/>
                <w:lang w:eastAsia="ko-KR"/>
              </w:rPr>
              <w:t>70</w:t>
            </w:r>
          </w:p>
        </w:tc>
      </w:tr>
      <w:tr w:rsidR="006B1758" w14:paraId="1D1C39B2" w14:textId="77777777" w:rsidTr="00A47F77">
        <w:trPr>
          <w:trHeight w:val="280"/>
        </w:trPr>
        <w:tc>
          <w:tcPr>
            <w:tcW w:w="1928" w:type="dxa"/>
            <w:tcBorders>
              <w:top w:val="nil"/>
              <w:left w:val="nil"/>
              <w:bottom w:val="nil"/>
              <w:right w:val="single" w:sz="4" w:space="0" w:color="auto"/>
            </w:tcBorders>
            <w:vAlign w:val="center"/>
          </w:tcPr>
          <w:p w14:paraId="1D4C2D42"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R</w:t>
            </w:r>
            <w:r>
              <w:rPr>
                <w:rFonts w:eastAsia="맑은 고딕"/>
                <w:lang w:eastAsia="ko-KR"/>
              </w:rPr>
              <w:t>espiratory rate</w:t>
            </w:r>
            <w:r>
              <w:rPr>
                <w:rFonts w:eastAsia="맑은 고딕"/>
                <w:lang w:eastAsia="ko-KR"/>
              </w:rPr>
              <w:br/>
              <w:t>(per minute)</w:t>
            </w:r>
          </w:p>
        </w:tc>
        <w:tc>
          <w:tcPr>
            <w:tcW w:w="1500" w:type="dxa"/>
            <w:tcBorders>
              <w:top w:val="nil"/>
              <w:left w:val="single" w:sz="4" w:space="0" w:color="auto"/>
              <w:bottom w:val="nil"/>
              <w:right w:val="single" w:sz="4" w:space="0" w:color="auto"/>
            </w:tcBorders>
            <w:vAlign w:val="center"/>
          </w:tcPr>
          <w:p w14:paraId="0E70FADF"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9</w:t>
            </w:r>
            <w:r>
              <w:rPr>
                <w:rFonts w:eastAsia="맑은 고딕"/>
                <w:lang w:eastAsia="ko-KR"/>
              </w:rPr>
              <w:t xml:space="preserve"> – 14</w:t>
            </w:r>
          </w:p>
        </w:tc>
        <w:tc>
          <w:tcPr>
            <w:tcW w:w="1501" w:type="dxa"/>
            <w:tcBorders>
              <w:top w:val="nil"/>
              <w:left w:val="single" w:sz="4" w:space="0" w:color="auto"/>
              <w:bottom w:val="nil"/>
              <w:right w:val="nil"/>
            </w:tcBorders>
            <w:vAlign w:val="center"/>
          </w:tcPr>
          <w:p w14:paraId="1F54F1D7"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1</w:t>
            </w:r>
            <w:r>
              <w:rPr>
                <w:rFonts w:eastAsia="맑은 고딕"/>
                <w:lang w:eastAsia="ko-KR"/>
              </w:rPr>
              <w:t>5-20</w:t>
            </w:r>
          </w:p>
        </w:tc>
        <w:tc>
          <w:tcPr>
            <w:tcW w:w="1500" w:type="dxa"/>
            <w:tcBorders>
              <w:top w:val="nil"/>
              <w:left w:val="single" w:sz="4" w:space="0" w:color="auto"/>
              <w:bottom w:val="nil"/>
              <w:right w:val="single" w:sz="4" w:space="0" w:color="auto"/>
            </w:tcBorders>
          </w:tcPr>
          <w:p w14:paraId="18CE7AC2" w14:textId="77777777" w:rsidR="006B1758" w:rsidRPr="00FB43B2" w:rsidRDefault="006B1758" w:rsidP="00A47F77">
            <w:pPr>
              <w:pStyle w:val="MDPI42tablebody"/>
              <w:spacing w:line="240" w:lineRule="auto"/>
              <w:rPr>
                <w:rFonts w:eastAsia="맑은 고딕"/>
                <w:lang w:eastAsia="ko-KR"/>
              </w:rPr>
            </w:pPr>
            <w:r>
              <w:rPr>
                <w:rFonts w:eastAsia="맑은 고딕"/>
                <w:lang w:eastAsia="ko-KR"/>
              </w:rPr>
              <w:t>&lt;9</w:t>
            </w:r>
            <w:r>
              <w:rPr>
                <w:rFonts w:eastAsia="맑은 고딕"/>
                <w:lang w:eastAsia="ko-KR"/>
              </w:rPr>
              <w:br/>
              <w:t>21-30</w:t>
            </w:r>
          </w:p>
        </w:tc>
        <w:tc>
          <w:tcPr>
            <w:tcW w:w="1501" w:type="dxa"/>
            <w:tcBorders>
              <w:top w:val="nil"/>
              <w:left w:val="single" w:sz="4" w:space="0" w:color="auto"/>
              <w:bottom w:val="nil"/>
              <w:right w:val="nil"/>
            </w:tcBorders>
          </w:tcPr>
          <w:p w14:paraId="44481A0D"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&gt;</w:t>
            </w:r>
            <w:r>
              <w:rPr>
                <w:rFonts w:eastAsia="맑은 고딕"/>
                <w:lang w:eastAsia="ko-KR"/>
              </w:rPr>
              <w:t>30</w:t>
            </w:r>
          </w:p>
        </w:tc>
      </w:tr>
      <w:tr w:rsidR="006B1758" w14:paraId="76FB1A02" w14:textId="77777777" w:rsidTr="00A47F77">
        <w:trPr>
          <w:trHeight w:val="267"/>
        </w:trPr>
        <w:tc>
          <w:tcPr>
            <w:tcW w:w="1928" w:type="dxa"/>
            <w:tcBorders>
              <w:top w:val="nil"/>
              <w:left w:val="nil"/>
              <w:bottom w:val="nil"/>
              <w:right w:val="single" w:sz="4" w:space="0" w:color="auto"/>
            </w:tcBorders>
            <w:vAlign w:val="center"/>
          </w:tcPr>
          <w:p w14:paraId="5EDE1464" w14:textId="77777777" w:rsidR="006B1758" w:rsidRPr="003C4481" w:rsidRDefault="006B1758" w:rsidP="00A47F77">
            <w:pPr>
              <w:pStyle w:val="MDPI42tablebody"/>
              <w:spacing w:line="240" w:lineRule="auto"/>
              <w:rPr>
                <w:rFonts w:eastAsia="맑은 고딕"/>
                <w:lang w:eastAsia="ko-KR"/>
              </w:rPr>
            </w:pPr>
            <w:r>
              <w:rPr>
                <w:rFonts w:eastAsia="맑은 고딕"/>
                <w:lang w:eastAsia="ko-KR"/>
              </w:rPr>
              <w:t>Temperature</w:t>
            </w:r>
            <w:r>
              <w:rPr>
                <w:rFonts w:eastAsia="맑은 고딕"/>
                <w:lang w:eastAsia="ko-KR"/>
              </w:rPr>
              <w:br/>
              <w:t>(degrees Celsius)</w:t>
            </w:r>
          </w:p>
        </w:tc>
        <w:tc>
          <w:tcPr>
            <w:tcW w:w="1500" w:type="dxa"/>
            <w:tcBorders>
              <w:top w:val="nil"/>
              <w:left w:val="single" w:sz="4" w:space="0" w:color="auto"/>
              <w:bottom w:val="nil"/>
              <w:right w:val="single" w:sz="4" w:space="0" w:color="auto"/>
            </w:tcBorders>
            <w:vAlign w:val="center"/>
          </w:tcPr>
          <w:p w14:paraId="08C1190C"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3</w:t>
            </w:r>
            <w:r>
              <w:rPr>
                <w:rFonts w:eastAsia="맑은 고딕"/>
                <w:lang w:eastAsia="ko-KR"/>
              </w:rPr>
              <w:t>6.1 – 37.5</w:t>
            </w:r>
          </w:p>
        </w:tc>
        <w:tc>
          <w:tcPr>
            <w:tcW w:w="1501" w:type="dxa"/>
            <w:tcBorders>
              <w:top w:val="nil"/>
              <w:left w:val="single" w:sz="4" w:space="0" w:color="auto"/>
              <w:bottom w:val="nil"/>
              <w:right w:val="nil"/>
            </w:tcBorders>
            <w:vAlign w:val="center"/>
          </w:tcPr>
          <w:p w14:paraId="72EA973B"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3</w:t>
            </w:r>
            <w:r>
              <w:rPr>
                <w:rFonts w:eastAsia="맑은 고딕"/>
                <w:lang w:eastAsia="ko-KR"/>
              </w:rPr>
              <w:t>5.0-36.0</w:t>
            </w:r>
            <w:r>
              <w:rPr>
                <w:rFonts w:eastAsia="맑은 고딕"/>
                <w:lang w:eastAsia="ko-KR"/>
              </w:rPr>
              <w:br/>
              <w:t>&gt;37.5</w:t>
            </w:r>
          </w:p>
        </w:tc>
        <w:tc>
          <w:tcPr>
            <w:tcW w:w="1500" w:type="dxa"/>
            <w:tcBorders>
              <w:top w:val="nil"/>
              <w:left w:val="single" w:sz="4" w:space="0" w:color="auto"/>
              <w:bottom w:val="nil"/>
              <w:right w:val="single" w:sz="4" w:space="0" w:color="auto"/>
            </w:tcBorders>
          </w:tcPr>
          <w:p w14:paraId="2CB8A347"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&lt;</w:t>
            </w:r>
            <w:r>
              <w:rPr>
                <w:rFonts w:eastAsia="맑은 고딕"/>
                <w:lang w:eastAsia="ko-KR"/>
              </w:rPr>
              <w:t>35</w:t>
            </w:r>
          </w:p>
        </w:tc>
        <w:tc>
          <w:tcPr>
            <w:tcW w:w="1501" w:type="dxa"/>
            <w:tcBorders>
              <w:top w:val="nil"/>
              <w:left w:val="single" w:sz="4" w:space="0" w:color="auto"/>
              <w:bottom w:val="nil"/>
              <w:right w:val="nil"/>
            </w:tcBorders>
          </w:tcPr>
          <w:p w14:paraId="425CA38C" w14:textId="77777777" w:rsidR="006B1758" w:rsidRDefault="006B1758" w:rsidP="00A47F77">
            <w:pPr>
              <w:pStyle w:val="MDPI42tablebody"/>
              <w:spacing w:line="240" w:lineRule="auto"/>
            </w:pPr>
          </w:p>
        </w:tc>
      </w:tr>
      <w:tr w:rsidR="006B1758" w14:paraId="56F3D198" w14:textId="77777777" w:rsidTr="00A47F77">
        <w:trPr>
          <w:trHeight w:val="267"/>
        </w:trPr>
        <w:tc>
          <w:tcPr>
            <w:tcW w:w="1928" w:type="dxa"/>
            <w:tcBorders>
              <w:top w:val="nil"/>
              <w:left w:val="nil"/>
              <w:bottom w:val="single" w:sz="8" w:space="0" w:color="auto"/>
              <w:right w:val="single" w:sz="4" w:space="0" w:color="auto"/>
            </w:tcBorders>
            <w:vAlign w:val="center"/>
          </w:tcPr>
          <w:p w14:paraId="1A21AB00" w14:textId="77777777" w:rsidR="006B1758" w:rsidRPr="003C4481" w:rsidRDefault="006B1758" w:rsidP="00A47F77">
            <w:pPr>
              <w:pStyle w:val="MDPI42tablebody"/>
              <w:spacing w:line="240" w:lineRule="auto"/>
              <w:rPr>
                <w:rFonts w:eastAsia="맑은 고딕"/>
                <w:lang w:eastAsia="ko-KR"/>
              </w:rPr>
            </w:pPr>
            <w:r>
              <w:rPr>
                <w:rFonts w:eastAsia="맑은 고딕" w:hint="eastAsia"/>
                <w:lang w:eastAsia="ko-KR"/>
              </w:rPr>
              <w:t>C</w:t>
            </w:r>
            <w:r>
              <w:rPr>
                <w:rFonts w:eastAsia="맑은 고딕"/>
                <w:lang w:eastAsia="ko-KR"/>
              </w:rPr>
              <w:t>onsciousness level</w:t>
            </w:r>
          </w:p>
        </w:tc>
        <w:tc>
          <w:tcPr>
            <w:tcW w:w="1500" w:type="dxa"/>
            <w:tcBorders>
              <w:top w:val="nil"/>
              <w:left w:val="single" w:sz="4" w:space="0" w:color="auto"/>
              <w:bottom w:val="single" w:sz="8" w:space="0" w:color="auto"/>
              <w:right w:val="single" w:sz="4" w:space="0" w:color="auto"/>
            </w:tcBorders>
            <w:vAlign w:val="center"/>
          </w:tcPr>
          <w:p w14:paraId="18A9E49C"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A</w:t>
            </w:r>
            <w:r>
              <w:rPr>
                <w:rFonts w:eastAsia="맑은 고딕"/>
                <w:lang w:eastAsia="ko-KR"/>
              </w:rPr>
              <w:t>lert</w:t>
            </w:r>
          </w:p>
        </w:tc>
        <w:tc>
          <w:tcPr>
            <w:tcW w:w="1501" w:type="dxa"/>
            <w:tcBorders>
              <w:top w:val="nil"/>
              <w:left w:val="single" w:sz="4" w:space="0" w:color="auto"/>
              <w:bottom w:val="single" w:sz="8" w:space="0" w:color="auto"/>
              <w:right w:val="nil"/>
            </w:tcBorders>
            <w:vAlign w:val="center"/>
          </w:tcPr>
          <w:p w14:paraId="48B404B2"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R</w:t>
            </w:r>
            <w:r>
              <w:rPr>
                <w:rFonts w:eastAsia="맑은 고딕"/>
                <w:lang w:eastAsia="ko-KR"/>
              </w:rPr>
              <w:t>esponds to voice</w:t>
            </w:r>
          </w:p>
        </w:tc>
        <w:tc>
          <w:tcPr>
            <w:tcW w:w="1500" w:type="dxa"/>
            <w:tcBorders>
              <w:top w:val="nil"/>
              <w:left w:val="single" w:sz="4" w:space="0" w:color="auto"/>
              <w:bottom w:val="single" w:sz="8" w:space="0" w:color="auto"/>
              <w:right w:val="single" w:sz="4" w:space="0" w:color="auto"/>
            </w:tcBorders>
          </w:tcPr>
          <w:p w14:paraId="3D24FA34" w14:textId="77777777" w:rsidR="006B1758" w:rsidRPr="00FB43B2" w:rsidRDefault="006B1758" w:rsidP="00A47F77">
            <w:pPr>
              <w:pStyle w:val="MDPI42tablebody"/>
              <w:spacing w:line="240" w:lineRule="auto"/>
              <w:rPr>
                <w:rFonts w:eastAsia="맑은 고딕"/>
                <w:lang w:eastAsia="ko-KR"/>
              </w:rPr>
            </w:pPr>
            <w:r>
              <w:rPr>
                <w:rFonts w:eastAsia="맑은 고딕"/>
                <w:lang w:eastAsia="ko-KR"/>
              </w:rPr>
              <w:t>Responds to pain</w:t>
            </w:r>
          </w:p>
        </w:tc>
        <w:tc>
          <w:tcPr>
            <w:tcW w:w="1501" w:type="dxa"/>
            <w:tcBorders>
              <w:top w:val="nil"/>
              <w:left w:val="single" w:sz="4" w:space="0" w:color="auto"/>
              <w:bottom w:val="single" w:sz="8" w:space="0" w:color="auto"/>
              <w:right w:val="nil"/>
            </w:tcBorders>
          </w:tcPr>
          <w:p w14:paraId="4E9F790D" w14:textId="77777777" w:rsidR="006B1758" w:rsidRPr="00FB43B2" w:rsidRDefault="006B1758" w:rsidP="00A47F77">
            <w:pPr>
              <w:pStyle w:val="MDPI42tablebody"/>
              <w:spacing w:line="240" w:lineRule="auto"/>
              <w:rPr>
                <w:rFonts w:eastAsia="맑은 고딕"/>
                <w:lang w:eastAsia="ko-KR"/>
              </w:rPr>
            </w:pPr>
            <w:r>
              <w:rPr>
                <w:rFonts w:eastAsia="맑은 고딕" w:hint="eastAsia"/>
                <w:lang w:eastAsia="ko-KR"/>
              </w:rPr>
              <w:t>U</w:t>
            </w:r>
            <w:r>
              <w:rPr>
                <w:rFonts w:eastAsia="맑은 고딕"/>
                <w:lang w:eastAsia="ko-KR"/>
              </w:rPr>
              <w:t>nresponsive</w:t>
            </w:r>
          </w:p>
        </w:tc>
      </w:tr>
    </w:tbl>
    <w:p w14:paraId="62BCA74F" w14:textId="77777777" w:rsidR="006B1758" w:rsidRPr="003A4A9C" w:rsidRDefault="006B1758" w:rsidP="006B1758">
      <w:pPr>
        <w:pStyle w:val="MDPI31text"/>
        <w:rPr>
          <w:rFonts w:eastAsia="맑은 고딕"/>
          <w:lang w:eastAsia="ko-KR"/>
        </w:rPr>
      </w:pPr>
    </w:p>
    <w:p w14:paraId="7A6B5B89" w14:textId="407001F9" w:rsidR="006B1758" w:rsidRDefault="006B1758" w:rsidP="006B1758">
      <w:pPr>
        <w:pStyle w:val="MDPI31text"/>
      </w:pPr>
      <w:r w:rsidRPr="00AF1010">
        <w:t xml:space="preserve">With the development of </w:t>
      </w:r>
      <w:r>
        <w:t>Deep Learning</w:t>
      </w:r>
      <w:r w:rsidRPr="00AF1010">
        <w:t xml:space="preserve">, </w:t>
      </w:r>
      <w:proofErr w:type="spellStart"/>
      <w:r w:rsidRPr="00AF1010">
        <w:t>rPPG</w:t>
      </w:r>
      <w:proofErr w:type="spellEnd"/>
      <w:r w:rsidRPr="00AF1010">
        <w:t xml:space="preserve"> models using various methods have been researched. Among the </w:t>
      </w:r>
      <w:proofErr w:type="spellStart"/>
      <w:r w:rsidRPr="00AF1010">
        <w:t>rPPG</w:t>
      </w:r>
      <w:proofErr w:type="spellEnd"/>
      <w:r w:rsidRPr="00AF1010">
        <w:t xml:space="preserve"> models, representative methods used as baselines include </w:t>
      </w:r>
      <w:r>
        <w:t>“</w:t>
      </w:r>
      <w:proofErr w:type="spellStart"/>
      <w:r w:rsidRPr="00AF1010">
        <w:t>PhysNet</w:t>
      </w:r>
      <w:proofErr w:type="spellEnd"/>
      <w:r>
        <w:t>”</w:t>
      </w:r>
      <w:r w:rsidRPr="00AF1010">
        <w:t xml:space="preserve">, </w:t>
      </w:r>
      <w:r>
        <w:t>“</w:t>
      </w:r>
      <w:proofErr w:type="spellStart"/>
      <w:r w:rsidRPr="00AF1010">
        <w:t>RhytmNet</w:t>
      </w:r>
      <w:proofErr w:type="spellEnd"/>
      <w:r>
        <w:t>”</w:t>
      </w:r>
      <w:r w:rsidRPr="00AF1010">
        <w:t xml:space="preserve">, and </w:t>
      </w:r>
      <w:r>
        <w:t>“</w:t>
      </w:r>
      <w:proofErr w:type="spellStart"/>
      <w:r w:rsidRPr="00AF1010">
        <w:t>Deephys</w:t>
      </w:r>
      <w:proofErr w:type="spellEnd"/>
      <w:r>
        <w:t>”</w:t>
      </w:r>
      <w:r w:rsidRPr="00AF1010">
        <w:t xml:space="preserve"> methods, and each has a different approach</w:t>
      </w:r>
      <w:r>
        <w:t xml:space="preserve"> [4-6]</w:t>
      </w:r>
      <w:r w:rsidRPr="00AF1010">
        <w:t xml:space="preserve">. </w:t>
      </w:r>
      <w:r>
        <w:t>“</w:t>
      </w:r>
      <w:proofErr w:type="spellStart"/>
      <w:r w:rsidRPr="00AF1010">
        <w:t>PhysNet</w:t>
      </w:r>
      <w:proofErr w:type="spellEnd"/>
      <w:r>
        <w:t>”</w:t>
      </w:r>
      <w:r w:rsidRPr="00AF1010">
        <w:t xml:space="preserve"> proposed a method to analyze the </w:t>
      </w:r>
      <w:proofErr w:type="spellStart"/>
      <w:r w:rsidRPr="00653C60">
        <w:t>spatio</w:t>
      </w:r>
      <w:proofErr w:type="spellEnd"/>
      <w:r w:rsidRPr="00653C60">
        <w:t xml:space="preserve">-temporal </w:t>
      </w:r>
      <w:r w:rsidRPr="00AF1010">
        <w:t xml:space="preserve">characteristics of video pixel changes with a 3D convolutional network, and </w:t>
      </w:r>
      <w:r>
        <w:t>“</w:t>
      </w:r>
      <w:proofErr w:type="spellStart"/>
      <w:r w:rsidRPr="00AF1010">
        <w:t>RhythmNet</w:t>
      </w:r>
      <w:proofErr w:type="spellEnd"/>
      <w:r>
        <w:t>”</w:t>
      </w:r>
      <w:r w:rsidRPr="00AF1010">
        <w:t xml:space="preserve"> proposed a method to learn the time series characteristics of </w:t>
      </w:r>
      <w:r>
        <w:t>PPG</w:t>
      </w:r>
      <w:r w:rsidRPr="00AF1010">
        <w:t xml:space="preserve"> by introducing a preprocessing process that converts video into </w:t>
      </w:r>
      <w:proofErr w:type="spellStart"/>
      <w:r>
        <w:t>STMap</w:t>
      </w:r>
      <w:proofErr w:type="spellEnd"/>
      <w:r w:rsidRPr="00AF1010">
        <w:t xml:space="preserve">. Finally, </w:t>
      </w:r>
      <w:r>
        <w:t>“</w:t>
      </w:r>
      <w:proofErr w:type="spellStart"/>
      <w:r w:rsidRPr="00AF1010">
        <w:t>DeepPhys</w:t>
      </w:r>
      <w:proofErr w:type="spellEnd"/>
      <w:r>
        <w:t>”</w:t>
      </w:r>
      <w:r w:rsidRPr="00AF1010">
        <w:t xml:space="preserve"> proposed a differential image learning method that removes specular reflection information and learns the amount of change in the </w:t>
      </w:r>
      <w:r>
        <w:t>PPG</w:t>
      </w:r>
      <w:r w:rsidRPr="00AF1010">
        <w:t xml:space="preserve"> waveform based on the DRM model. </w:t>
      </w:r>
      <w:r>
        <w:t>“</w:t>
      </w:r>
      <w:proofErr w:type="spellStart"/>
      <w:r w:rsidRPr="00AF1010">
        <w:t>PhysNet</w:t>
      </w:r>
      <w:proofErr w:type="spellEnd"/>
      <w:r>
        <w:t>”</w:t>
      </w:r>
      <w:r w:rsidRPr="00FC5DFB">
        <w:t xml:space="preserve"> has a problem </w:t>
      </w:r>
      <w:del w:id="8" w:author="A246" w:date="2022-09-20T16:15:00Z">
        <w:r w:rsidRPr="00FC5DFB" w:rsidDel="00DE7189">
          <w:delText xml:space="preserve">of </w:delText>
        </w:r>
      </w:del>
      <w:ins w:id="9" w:author="A246" w:date="2022-09-20T16:15:00Z">
        <w:r w:rsidR="00DE7189">
          <w:t>with</w:t>
        </w:r>
        <w:r w:rsidR="00DE7189" w:rsidRPr="00FC5DFB">
          <w:t xml:space="preserve"> </w:t>
        </w:r>
      </w:ins>
      <w:r w:rsidRPr="00FC5DFB">
        <w:t xml:space="preserve">using a lot of memory because it uses 3D convolution, and </w:t>
      </w:r>
      <w:r>
        <w:t>“</w:t>
      </w:r>
      <w:proofErr w:type="spellStart"/>
      <w:r w:rsidRPr="00AF1010">
        <w:t>RhythmNet</w:t>
      </w:r>
      <w:proofErr w:type="spellEnd"/>
      <w:r>
        <w:t>”</w:t>
      </w:r>
      <w:r w:rsidRPr="00AF1010">
        <w:t xml:space="preserve"> </w:t>
      </w:r>
      <w:r w:rsidRPr="00FC5DFB">
        <w:t xml:space="preserve">has a problem with a large proportion of preprocessing that occurs because it uses </w:t>
      </w:r>
      <w:proofErr w:type="spellStart"/>
      <w:r>
        <w:t>STMap</w:t>
      </w:r>
      <w:proofErr w:type="spellEnd"/>
      <w:r w:rsidRPr="00FC5DFB">
        <w:t xml:space="preserve">. Finally, since </w:t>
      </w:r>
      <w:r>
        <w:t>“</w:t>
      </w:r>
      <w:proofErr w:type="spellStart"/>
      <w:r w:rsidRPr="00FC5DFB">
        <w:t>DeepPhys</w:t>
      </w:r>
      <w:proofErr w:type="spellEnd"/>
      <w:r>
        <w:t>”</w:t>
      </w:r>
      <w:r w:rsidRPr="00FC5DFB">
        <w:t xml:space="preserve"> infers two image groups, it cannot learn long-term time-series features, resulting in a problem that requires post-processing.</w:t>
      </w:r>
    </w:p>
    <w:p w14:paraId="03A38ECF" w14:textId="77777777" w:rsidR="006B1758" w:rsidRDefault="006B1758" w:rsidP="006B1758">
      <w:pPr>
        <w:pStyle w:val="MDPI31text"/>
      </w:pPr>
      <w:r w:rsidRPr="00FC5DFB">
        <w:lastRenderedPageBreak/>
        <w:t>In this study, we propose the concept of Axis Projection Network that complements the various problems of representative models. Suggestions are as follows:</w:t>
      </w:r>
    </w:p>
    <w:p w14:paraId="34AA4E60" w14:textId="14E84565" w:rsidR="006B1758" w:rsidRDefault="006B1758" w:rsidP="00B54A04">
      <w:pPr>
        <w:pStyle w:val="MDPI37itemize"/>
      </w:pPr>
      <w:r>
        <w:t>Axial Projection:</w:t>
      </w:r>
      <w:r>
        <w:br/>
      </w:r>
      <w:ins w:id="10" w:author="A246" w:date="2022-09-20T16:17:00Z">
        <w:r w:rsidR="00DE7189" w:rsidRPr="00DE7189">
          <w:t xml:space="preserve">A proposal for </w:t>
        </w:r>
      </w:ins>
      <w:del w:id="11" w:author="A246" w:date="2022-09-20T16:17:00Z">
        <w:r w:rsidRPr="009D611E" w:rsidDel="00DE7189">
          <w:delText xml:space="preserve">Proposal of </w:delText>
        </w:r>
      </w:del>
      <w:r w:rsidRPr="009D611E">
        <w:t>a new time series feature analysis method using axial projection. By projecting the video to various axes, the information obtained from the data in each direction is acquired.</w:t>
      </w:r>
    </w:p>
    <w:p w14:paraId="048D950A" w14:textId="77777777" w:rsidR="006B1758" w:rsidRDefault="006B1758" w:rsidP="00B54A04">
      <w:pPr>
        <w:pStyle w:val="MDPI37itemize"/>
      </w:pPr>
      <w:r w:rsidRPr="00F21636">
        <w:t xml:space="preserve">End-to-End </w:t>
      </w:r>
      <w:proofErr w:type="spellStart"/>
      <w:r w:rsidRPr="00F21636">
        <w:t>rPPG</w:t>
      </w:r>
      <w:proofErr w:type="spellEnd"/>
      <w:r w:rsidRPr="00F21636">
        <w:t xml:space="preserve"> inference model</w:t>
      </w:r>
      <w:r>
        <w:t>:</w:t>
      </w:r>
      <w:r>
        <w:br/>
      </w:r>
      <w:r w:rsidRPr="00F21636">
        <w:t xml:space="preserve">Analyze facial features and perform </w:t>
      </w:r>
      <w:proofErr w:type="spellStart"/>
      <w:r w:rsidRPr="00653C60">
        <w:t>spatio</w:t>
      </w:r>
      <w:proofErr w:type="spellEnd"/>
      <w:r w:rsidRPr="00653C60">
        <w:t xml:space="preserve">-temporal </w:t>
      </w:r>
      <w:r w:rsidRPr="00F21636">
        <w:t xml:space="preserve">feature analysis with performance </w:t>
      </w:r>
      <w:proofErr w:type="gramStart"/>
      <w:r w:rsidRPr="00F21636">
        <w:t>similar to</w:t>
      </w:r>
      <w:proofErr w:type="gramEnd"/>
      <w:r w:rsidRPr="00F21636">
        <w:t xml:space="preserve"> </w:t>
      </w:r>
      <w:proofErr w:type="spellStart"/>
      <w:r>
        <w:t>STMap</w:t>
      </w:r>
      <w:proofErr w:type="spellEnd"/>
      <w:r w:rsidRPr="00F21636">
        <w:t xml:space="preserve"> at the network level.</w:t>
      </w:r>
    </w:p>
    <w:p w14:paraId="469B6425" w14:textId="77777777" w:rsidR="006B1758" w:rsidRDefault="006B1758" w:rsidP="00B54A04">
      <w:pPr>
        <w:pStyle w:val="MDPI37itemize"/>
      </w:pPr>
      <w:r>
        <w:t>Memory saving model:</w:t>
      </w:r>
      <w:r>
        <w:br/>
      </w:r>
      <w:r w:rsidRPr="00F21636">
        <w:t>Minimize the parameters of the deep learning model by using only the minimum number of 3</w:t>
      </w:r>
      <w:r>
        <w:t>D</w:t>
      </w:r>
      <w:r w:rsidRPr="00F21636">
        <w:t xml:space="preserve"> convolutions.</w:t>
      </w:r>
    </w:p>
    <w:p w14:paraId="525DAC2B" w14:textId="77777777" w:rsidR="006B1758" w:rsidRDefault="006B1758" w:rsidP="006B1758">
      <w:pPr>
        <w:pStyle w:val="MDPI31text"/>
      </w:pPr>
    </w:p>
    <w:p w14:paraId="6EA2C775" w14:textId="77777777" w:rsidR="006B1758" w:rsidRDefault="006B1758" w:rsidP="006B1758">
      <w:pPr>
        <w:pStyle w:val="MDPI31text"/>
        <w:spacing w:before="240" w:after="60"/>
        <w:ind w:firstLine="0"/>
        <w:jc w:val="left"/>
        <w:outlineLvl w:val="0"/>
        <w:rPr>
          <w:b/>
        </w:rPr>
      </w:pPr>
      <w:r>
        <w:rPr>
          <w:b/>
        </w:rPr>
        <w:t>2. Related Works</w:t>
      </w:r>
    </w:p>
    <w:p w14:paraId="75CACB89" w14:textId="4B7CC40B" w:rsidR="006B1758" w:rsidRPr="00255C91" w:rsidRDefault="006B1758" w:rsidP="006B1758">
      <w:pPr>
        <w:pStyle w:val="MDPI35textbeforelist"/>
        <w:rPr>
          <w:rFonts w:ascii="바탕" w:eastAsia="바탕" w:hAnsi="바탕" w:cs="바탕"/>
          <w:lang w:eastAsia="ko-KR"/>
        </w:rPr>
      </w:pPr>
      <w:r>
        <w:t xml:space="preserve">Various </w:t>
      </w:r>
      <w:proofErr w:type="spellStart"/>
      <w:r>
        <w:t>rPPG</w:t>
      </w:r>
      <w:proofErr w:type="spellEnd"/>
      <w:r>
        <w:t xml:space="preserve"> methods are being studied with the goal of having similar performance to contact PPG (</w:t>
      </w:r>
      <w:proofErr w:type="spellStart"/>
      <w:r>
        <w:t>cPPG</w:t>
      </w:r>
      <w:proofErr w:type="spellEnd"/>
      <w:r>
        <w:t xml:space="preserve">), the result of an Oximeter. Although mathematical </w:t>
      </w:r>
      <w:del w:id="12" w:author="A246" w:date="2022-09-20T16:18:00Z">
        <w:r w:rsidDel="00B627D2">
          <w:delText xml:space="preserve">modeling </w:delText>
        </w:r>
      </w:del>
      <w:r>
        <w:t>model</w:t>
      </w:r>
      <w:ins w:id="13" w:author="A246" w:date="2022-09-20T16:18:00Z">
        <w:r w:rsidR="00B627D2">
          <w:t>s</w:t>
        </w:r>
      </w:ins>
      <w:r>
        <w:t xml:space="preserve"> such as CHROM using the existing color difference information and POS using light reflection models showed excellent performance, </w:t>
      </w:r>
      <w:del w:id="14" w:author="A246" w:date="2022-09-20T16:19:00Z">
        <w:r w:rsidDel="00B627D2">
          <w:delText xml:space="preserve">it </w:delText>
        </w:r>
      </w:del>
      <w:ins w:id="15" w:author="A246" w:date="2022-09-20T16:19:00Z">
        <w:r w:rsidR="00B627D2">
          <w:t>they</w:t>
        </w:r>
        <w:r w:rsidR="00B627D2">
          <w:t xml:space="preserve"> </w:t>
        </w:r>
      </w:ins>
      <w:r>
        <w:t>showed poor performance in various bad environments depending on motion artifact by human movement</w:t>
      </w:r>
      <w:del w:id="16" w:author="A246" w:date="2022-09-20T16:20:00Z">
        <w:r w:rsidDel="00B627D2">
          <w:delText xml:space="preserve">, </w:delText>
        </w:r>
      </w:del>
      <w:ins w:id="17" w:author="A246" w:date="2022-09-20T16:20:00Z">
        <w:r w:rsidR="00B627D2">
          <w:t xml:space="preserve"> and</w:t>
        </w:r>
        <w:r w:rsidR="00B627D2">
          <w:t xml:space="preserve"> </w:t>
        </w:r>
      </w:ins>
      <w:r>
        <w:t xml:space="preserve">light distortion. to overcome these problems, research is underway to create an </w:t>
      </w:r>
      <w:proofErr w:type="spellStart"/>
      <w:r>
        <w:t>rPPG</w:t>
      </w:r>
      <w:proofErr w:type="spellEnd"/>
      <w:r>
        <w:t xml:space="preserve"> model using Deep Learning [7-8].</w:t>
      </w:r>
      <w:r>
        <w:rPr>
          <w:rFonts w:ascii="바탕" w:eastAsia="바탕" w:hAnsi="바탕" w:cs="바탕" w:hint="eastAsia"/>
          <w:lang w:eastAsia="ko-KR"/>
        </w:rPr>
        <w:t xml:space="preserve"> </w:t>
      </w:r>
    </w:p>
    <w:p w14:paraId="7FEF46AB" w14:textId="77777777" w:rsidR="006B1758" w:rsidRPr="00067E90" w:rsidRDefault="006B1758" w:rsidP="006B1758">
      <w:pPr>
        <w:pStyle w:val="MDPI35textbeforelist"/>
      </w:pPr>
    </w:p>
    <w:p w14:paraId="197710B9" w14:textId="77777777" w:rsidR="006B1758" w:rsidRDefault="006B1758" w:rsidP="006B1758">
      <w:pPr>
        <w:pStyle w:val="MDPI22heading2"/>
        <w:spacing w:before="0"/>
      </w:pPr>
      <w:r>
        <w:t>2.1. Deep Learing-based rPPG methods</w:t>
      </w:r>
    </w:p>
    <w:p w14:paraId="07C953C4" w14:textId="77777777" w:rsidR="006B1758" w:rsidRDefault="006B1758" w:rsidP="006B1758">
      <w:pPr>
        <w:pStyle w:val="MDPI35textbeforelist"/>
      </w:pPr>
      <w:r>
        <w:t xml:space="preserve">Various Deep Learning methods are being studied for </w:t>
      </w:r>
      <w:proofErr w:type="spellStart"/>
      <w:r>
        <w:t>rPPG</w:t>
      </w:r>
      <w:proofErr w:type="spellEnd"/>
      <w:r>
        <w:t xml:space="preserve"> task, which can be divided into three main methods according to the data input type.</w:t>
      </w:r>
    </w:p>
    <w:p w14:paraId="519F2F6A" w14:textId="689F37FD" w:rsidR="006B1758" w:rsidRDefault="006B1758" w:rsidP="006B1758">
      <w:pPr>
        <w:pStyle w:val="MDPI35textbeforelist"/>
        <w:rPr>
          <w:lang w:eastAsia="ko-KR"/>
        </w:rPr>
      </w:pPr>
      <w:r>
        <w:t xml:space="preserve">The first is a method of having differential information of an image or video as </w:t>
      </w:r>
      <w:del w:id="18" w:author="A246" w:date="2022-09-20T16:21:00Z">
        <w:r w:rsidDel="00B627D2">
          <w:delText xml:space="preserve">an </w:delText>
        </w:r>
      </w:del>
      <w:ins w:id="19" w:author="A246" w:date="2022-09-20T16:21:00Z">
        <w:r w:rsidR="00B627D2">
          <w:t>a</w:t>
        </w:r>
        <w:r w:rsidR="00B627D2">
          <w:t xml:space="preserve"> </w:t>
        </w:r>
      </w:ins>
      <w:r>
        <w:t>model’s input. “HR Track” analyzes the difference image spatially using 3D CNN as video information, and “</w:t>
      </w:r>
      <w:proofErr w:type="spellStart"/>
      <w:r>
        <w:t>DeepPhys</w:t>
      </w:r>
      <w:proofErr w:type="spellEnd"/>
      <w:r>
        <w:t>”, a 2D CNN model that uses a single difference image as input. In particular, the “</w:t>
      </w:r>
      <w:proofErr w:type="spellStart"/>
      <w:r>
        <w:t>DeepPhys</w:t>
      </w:r>
      <w:proofErr w:type="spellEnd"/>
      <w:r>
        <w:t xml:space="preserve">” is modeled based on the DRM, and it consists of a motion model that extracts features from the degree of movement between two frames from a face video, and an appearance model that extracts facial features through normalization values between two frames [6,9]. Derived from this method, a “High-order” study was conducted [10]. </w:t>
      </w:r>
      <w:ins w:id="20" w:author="A246" w:date="2022-09-20T16:25:00Z">
        <w:r w:rsidR="0089201B" w:rsidRPr="0089201B">
          <w:t xml:space="preserve">This study suggested obtaining </w:t>
        </w:r>
      </w:ins>
      <w:del w:id="21" w:author="A246" w:date="2022-09-20T16:25:00Z">
        <w:r w:rsidDel="0089201B">
          <w:delText xml:space="preserve">This suggested a study to obtain </w:delText>
        </w:r>
      </w:del>
      <w:r>
        <w:t>first derivative PPG (VPG) and second derivative PPG(APG)</w:t>
      </w:r>
      <w:r>
        <w:rPr>
          <w:lang w:eastAsia="ko-KR"/>
        </w:rPr>
        <w:t xml:space="preserve">, which can provide additional information such as blood pressure estimation and heart rate fibrillation from facial images [11]. </w:t>
      </w:r>
    </w:p>
    <w:p w14:paraId="62EACB99" w14:textId="77777777" w:rsidR="006B1758" w:rsidRDefault="006B1758" w:rsidP="006B1758">
      <w:pPr>
        <w:pStyle w:val="MDPI35textbeforelist"/>
        <w:rPr>
          <w:lang w:eastAsia="ko-KR"/>
        </w:rPr>
      </w:pPr>
      <w:r>
        <w:rPr>
          <w:lang w:eastAsia="ko-KR"/>
        </w:rPr>
        <w:t xml:space="preserve">The second method is to have the video as an input without preprocessing. </w:t>
      </w:r>
      <w:r w:rsidRPr="0088599C">
        <w:rPr>
          <w:lang w:eastAsia="ko-KR"/>
        </w:rPr>
        <w:t>“</w:t>
      </w:r>
      <w:proofErr w:type="spellStart"/>
      <w:r w:rsidRPr="0088599C">
        <w:rPr>
          <w:lang w:eastAsia="ko-KR"/>
        </w:rPr>
        <w:t>PhysNet</w:t>
      </w:r>
      <w:proofErr w:type="spellEnd"/>
      <w:r w:rsidRPr="0088599C">
        <w:rPr>
          <w:lang w:eastAsia="ko-KR"/>
        </w:rPr>
        <w:t xml:space="preserve">” devised a 3D CNN-based network to learn the </w:t>
      </w:r>
      <w:proofErr w:type="spellStart"/>
      <w:r w:rsidRPr="00653C60">
        <w:rPr>
          <w:lang w:eastAsia="ko-KR"/>
        </w:rPr>
        <w:t>spatio</w:t>
      </w:r>
      <w:proofErr w:type="spellEnd"/>
      <w:r w:rsidRPr="00653C60">
        <w:rPr>
          <w:lang w:eastAsia="ko-KR"/>
        </w:rPr>
        <w:t xml:space="preserve">-temporal </w:t>
      </w:r>
      <w:r w:rsidRPr="0088599C">
        <w:rPr>
          <w:lang w:eastAsia="ko-KR"/>
        </w:rPr>
        <w:t>features of the face and measure the PPG signal. It was proposed to use the Neg-Pearson loss, and through this, improved experimental results were derived.</w:t>
      </w:r>
      <w:r w:rsidRPr="0088599C">
        <w:t xml:space="preserve"> </w:t>
      </w:r>
      <w:r w:rsidRPr="0088599C">
        <w:rPr>
          <w:lang w:eastAsia="ko-KR"/>
        </w:rPr>
        <w:t>Afterwards, the performance was improved through heart rate inference using the Spatial Temporal Efficient Network (STVEN) using the modified 3D CNN</w:t>
      </w:r>
      <w:r>
        <w:rPr>
          <w:lang w:eastAsia="ko-KR"/>
        </w:rPr>
        <w:t xml:space="preserve"> [4,12]</w:t>
      </w:r>
      <w:r w:rsidRPr="0088599C">
        <w:rPr>
          <w:lang w:eastAsia="ko-KR"/>
        </w:rPr>
        <w:t>.</w:t>
      </w:r>
    </w:p>
    <w:p w14:paraId="6491A178" w14:textId="77777777" w:rsidR="006B1758" w:rsidRDefault="006B1758" w:rsidP="006B1758">
      <w:pPr>
        <w:pStyle w:val="MDPI35textbeforelist"/>
        <w:rPr>
          <w:lang w:eastAsia="ko-KR"/>
        </w:rPr>
      </w:pPr>
      <w:r>
        <w:rPr>
          <w:lang w:eastAsia="ko-KR"/>
        </w:rPr>
        <w:t xml:space="preserve">The last method is to use the </w:t>
      </w:r>
      <w:proofErr w:type="spellStart"/>
      <w:r>
        <w:rPr>
          <w:lang w:eastAsia="ko-KR"/>
        </w:rPr>
        <w:t>STMap</w:t>
      </w:r>
      <w:proofErr w:type="spellEnd"/>
      <w:r>
        <w:rPr>
          <w:lang w:eastAsia="ko-KR"/>
        </w:rPr>
        <w:t xml:space="preserve"> format, which preprocess the video in 2D image, as an input. “</w:t>
      </w:r>
      <w:proofErr w:type="spellStart"/>
      <w:r>
        <w:rPr>
          <w:lang w:eastAsia="ko-KR"/>
        </w:rPr>
        <w:t>RhythmNet</w:t>
      </w:r>
      <w:proofErr w:type="spellEnd"/>
      <w:r>
        <w:rPr>
          <w:lang w:eastAsia="ko-KR"/>
        </w:rPr>
        <w:t xml:space="preserve">” proposed a preprocessing method using </w:t>
      </w:r>
      <w:proofErr w:type="spellStart"/>
      <w:r>
        <w:rPr>
          <w:lang w:eastAsia="ko-KR"/>
        </w:rPr>
        <w:t>STMap</w:t>
      </w:r>
      <w:proofErr w:type="spellEnd"/>
      <w:r>
        <w:rPr>
          <w:lang w:eastAsia="ko-KR"/>
        </w:rPr>
        <w:t>.</w:t>
      </w:r>
      <w:r w:rsidRPr="00C9311D">
        <w:t xml:space="preserve"> </w:t>
      </w:r>
      <w:r w:rsidRPr="00C9311D">
        <w:rPr>
          <w:lang w:eastAsia="ko-KR"/>
        </w:rPr>
        <w:t xml:space="preserve">PPG is measured through 2D CNN by converting video into </w:t>
      </w:r>
      <w:proofErr w:type="spellStart"/>
      <w:r>
        <w:rPr>
          <w:lang w:eastAsia="ko-KR"/>
        </w:rPr>
        <w:t>STMap</w:t>
      </w:r>
      <w:proofErr w:type="spellEnd"/>
      <w:r>
        <w:rPr>
          <w:lang w:eastAsia="ko-KR"/>
        </w:rPr>
        <w:t xml:space="preserve"> </w:t>
      </w:r>
      <w:r w:rsidRPr="00C9311D">
        <w:rPr>
          <w:lang w:eastAsia="ko-KR"/>
        </w:rPr>
        <w:t xml:space="preserve">showing </w:t>
      </w:r>
      <w:proofErr w:type="spellStart"/>
      <w:r w:rsidRPr="00653C60">
        <w:rPr>
          <w:lang w:eastAsia="ko-KR"/>
        </w:rPr>
        <w:t>spatio</w:t>
      </w:r>
      <w:proofErr w:type="spellEnd"/>
      <w:r w:rsidRPr="00653C60">
        <w:rPr>
          <w:lang w:eastAsia="ko-KR"/>
        </w:rPr>
        <w:t xml:space="preserve">-temporal </w:t>
      </w:r>
      <w:r w:rsidRPr="00C9311D">
        <w:rPr>
          <w:lang w:eastAsia="ko-KR"/>
        </w:rPr>
        <w:t>features</w:t>
      </w:r>
      <w:r>
        <w:rPr>
          <w:lang w:eastAsia="ko-KR"/>
        </w:rPr>
        <w:t xml:space="preserve"> [5]</w:t>
      </w:r>
      <w:r w:rsidRPr="00C9311D">
        <w:rPr>
          <w:lang w:eastAsia="ko-KR"/>
        </w:rPr>
        <w:t>.</w:t>
      </w:r>
    </w:p>
    <w:p w14:paraId="41EC6038" w14:textId="77777777" w:rsidR="006B1758" w:rsidRDefault="006B1758" w:rsidP="006B1758">
      <w:pPr>
        <w:pStyle w:val="MDPI35textbeforelist"/>
        <w:rPr>
          <w:lang w:eastAsia="ko-KR"/>
        </w:rPr>
      </w:pPr>
    </w:p>
    <w:p w14:paraId="24342634" w14:textId="77777777" w:rsidR="006B1758" w:rsidRDefault="006B1758" w:rsidP="006B1758">
      <w:pPr>
        <w:pStyle w:val="MDPI22heading2"/>
        <w:spacing w:before="0"/>
        <w:rPr>
          <w:lang w:eastAsia="ko-KR"/>
        </w:rPr>
      </w:pPr>
      <w:r>
        <w:t>2.2. Transformer network in rPPG tasks</w:t>
      </w:r>
    </w:p>
    <w:p w14:paraId="7FAA54E8" w14:textId="377F16D4" w:rsidR="006B1758" w:rsidRDefault="006B1758" w:rsidP="006B1758">
      <w:pPr>
        <w:pStyle w:val="MDPI35textbeforelist"/>
        <w:rPr>
          <w:lang w:eastAsia="ko-KR"/>
        </w:rPr>
      </w:pPr>
      <w:r w:rsidRPr="0033604C">
        <w:rPr>
          <w:lang w:eastAsia="ko-KR"/>
        </w:rPr>
        <w:t>The transformer</w:t>
      </w:r>
      <w:r>
        <w:rPr>
          <w:lang w:eastAsia="ko-KR"/>
        </w:rPr>
        <w:t xml:space="preserve"> module</w:t>
      </w:r>
      <w:r w:rsidRPr="0033604C">
        <w:rPr>
          <w:lang w:eastAsia="ko-KR"/>
        </w:rPr>
        <w:t xml:space="preserve"> was first proposed in the field of NLP and showed good results. Recently, as a proposal of Vision Transformer</w:t>
      </w:r>
      <w:r>
        <w:rPr>
          <w:lang w:eastAsia="ko-KR"/>
        </w:rPr>
        <w:t xml:space="preserve"> (</w:t>
      </w:r>
      <w:proofErr w:type="spellStart"/>
      <w:r>
        <w:rPr>
          <w:lang w:eastAsia="ko-KR"/>
        </w:rPr>
        <w:t>ViT</w:t>
      </w:r>
      <w:proofErr w:type="spellEnd"/>
      <w:r>
        <w:rPr>
          <w:lang w:eastAsia="ko-KR"/>
        </w:rPr>
        <w:t>)</w:t>
      </w:r>
      <w:r w:rsidRPr="0033604C">
        <w:rPr>
          <w:lang w:eastAsia="ko-KR"/>
        </w:rPr>
        <w:t xml:space="preserve">, it is widely used as a method for image learning in vision tasks. An image patch-based inference method was proposed for image classification, and various variants of </w:t>
      </w:r>
      <w:proofErr w:type="spellStart"/>
      <w:r w:rsidRPr="0033604C">
        <w:rPr>
          <w:lang w:eastAsia="ko-KR"/>
        </w:rPr>
        <w:t>Vi</w:t>
      </w:r>
      <w:r>
        <w:rPr>
          <w:lang w:eastAsia="ko-KR"/>
        </w:rPr>
        <w:t>T</w:t>
      </w:r>
      <w:proofErr w:type="spellEnd"/>
      <w:r w:rsidRPr="0033604C">
        <w:rPr>
          <w:lang w:eastAsia="ko-KR"/>
        </w:rPr>
        <w:t xml:space="preserve"> were proposed to solve the </w:t>
      </w:r>
      <w:r w:rsidRPr="0033604C">
        <w:rPr>
          <w:lang w:eastAsia="ko-KR"/>
        </w:rPr>
        <w:lastRenderedPageBreak/>
        <w:t xml:space="preserve">characteristic that </w:t>
      </w:r>
      <w:proofErr w:type="spellStart"/>
      <w:r w:rsidRPr="0033604C">
        <w:rPr>
          <w:lang w:eastAsia="ko-KR"/>
        </w:rPr>
        <w:t>ViT</w:t>
      </w:r>
      <w:proofErr w:type="spellEnd"/>
      <w:r w:rsidRPr="0033604C">
        <w:rPr>
          <w:lang w:eastAsia="ko-KR"/>
        </w:rPr>
        <w:t xml:space="preserve"> lacks inductive bias</w:t>
      </w:r>
      <w:r>
        <w:rPr>
          <w:lang w:eastAsia="ko-KR"/>
        </w:rPr>
        <w:t xml:space="preserve"> [13-16]</w:t>
      </w:r>
      <w:r w:rsidRPr="0033604C">
        <w:rPr>
          <w:lang w:eastAsia="ko-KR"/>
        </w:rPr>
        <w:t xml:space="preserve">. Various </w:t>
      </w:r>
      <w:proofErr w:type="spellStart"/>
      <w:r w:rsidRPr="0033604C">
        <w:rPr>
          <w:lang w:eastAsia="ko-KR"/>
        </w:rPr>
        <w:t>Vi</w:t>
      </w:r>
      <w:r>
        <w:rPr>
          <w:lang w:eastAsia="ko-KR"/>
        </w:rPr>
        <w:t>T</w:t>
      </w:r>
      <w:r w:rsidRPr="0033604C">
        <w:rPr>
          <w:lang w:eastAsia="ko-KR"/>
        </w:rPr>
        <w:t>s</w:t>
      </w:r>
      <w:proofErr w:type="spellEnd"/>
      <w:r w:rsidRPr="0033604C">
        <w:rPr>
          <w:lang w:eastAsia="ko-KR"/>
        </w:rPr>
        <w:t xml:space="preserve"> showed better performance than existing CNNs in image analysis</w:t>
      </w:r>
      <w:del w:id="22" w:author="A246" w:date="2022-09-20T16:28:00Z">
        <w:r w:rsidRPr="0033604C" w:rsidDel="000E63D3">
          <w:rPr>
            <w:lang w:eastAsia="ko-KR"/>
          </w:rPr>
          <w:delText>,</w:delText>
        </w:r>
      </w:del>
      <w:r w:rsidRPr="0033604C">
        <w:rPr>
          <w:lang w:eastAsia="ko-KR"/>
        </w:rPr>
        <w:t xml:space="preserve"> and recently introduced Vits for motion recognition, detection, and super resolution. In the </w:t>
      </w:r>
      <w:proofErr w:type="spellStart"/>
      <w:r w:rsidRPr="0033604C">
        <w:rPr>
          <w:lang w:eastAsia="ko-KR"/>
        </w:rPr>
        <w:t>rPPG</w:t>
      </w:r>
      <w:proofErr w:type="spellEnd"/>
      <w:r w:rsidRPr="0033604C">
        <w:rPr>
          <w:lang w:eastAsia="ko-KR"/>
        </w:rPr>
        <w:t xml:space="preserve"> task, there are related studies using </w:t>
      </w:r>
      <w:proofErr w:type="spellStart"/>
      <w:r w:rsidRPr="0033604C">
        <w:rPr>
          <w:lang w:eastAsia="ko-KR"/>
        </w:rPr>
        <w:t>Vi</w:t>
      </w:r>
      <w:r>
        <w:rPr>
          <w:lang w:eastAsia="ko-KR"/>
        </w:rPr>
        <w:t>T</w:t>
      </w:r>
      <w:proofErr w:type="spellEnd"/>
      <w:r w:rsidRPr="0033604C">
        <w:rPr>
          <w:lang w:eastAsia="ko-KR"/>
        </w:rPr>
        <w:t xml:space="preserve"> for </w:t>
      </w:r>
      <w:proofErr w:type="spellStart"/>
      <w:r w:rsidRPr="0033604C">
        <w:rPr>
          <w:lang w:eastAsia="ko-KR"/>
        </w:rPr>
        <w:t>rPPG</w:t>
      </w:r>
      <w:proofErr w:type="spellEnd"/>
      <w:r w:rsidRPr="0033604C">
        <w:rPr>
          <w:lang w:eastAsia="ko-KR"/>
        </w:rPr>
        <w:t xml:space="preserve"> inference, such as </w:t>
      </w:r>
      <w:r>
        <w:rPr>
          <w:lang w:eastAsia="ko-KR"/>
        </w:rPr>
        <w:t>“</w:t>
      </w:r>
      <w:proofErr w:type="spellStart"/>
      <w:r>
        <w:rPr>
          <w:lang w:eastAsia="ko-KR"/>
        </w:rPr>
        <w:t>Transrppg</w:t>
      </w:r>
      <w:proofErr w:type="spellEnd"/>
      <w:r>
        <w:rPr>
          <w:lang w:eastAsia="ko-KR"/>
        </w:rPr>
        <w:t>”</w:t>
      </w:r>
      <w:r w:rsidRPr="0033604C">
        <w:rPr>
          <w:lang w:eastAsia="ko-KR"/>
        </w:rPr>
        <w:t xml:space="preserve">, </w:t>
      </w:r>
      <w:r>
        <w:rPr>
          <w:lang w:eastAsia="ko-KR"/>
        </w:rPr>
        <w:t>“</w:t>
      </w:r>
      <w:proofErr w:type="spellStart"/>
      <w:r w:rsidRPr="0033604C">
        <w:rPr>
          <w:lang w:eastAsia="ko-KR"/>
        </w:rPr>
        <w:t>EfficentPhy</w:t>
      </w:r>
      <w:r>
        <w:rPr>
          <w:lang w:eastAsia="ko-KR"/>
        </w:rPr>
        <w:t>s</w:t>
      </w:r>
      <w:proofErr w:type="spellEnd"/>
      <w:r>
        <w:rPr>
          <w:lang w:eastAsia="ko-KR"/>
        </w:rPr>
        <w:t>”</w:t>
      </w:r>
      <w:r w:rsidRPr="0033604C">
        <w:rPr>
          <w:lang w:eastAsia="ko-KR"/>
        </w:rPr>
        <w:t xml:space="preserve">, and </w:t>
      </w:r>
      <w:r>
        <w:rPr>
          <w:lang w:eastAsia="ko-KR"/>
        </w:rPr>
        <w:t>“</w:t>
      </w:r>
      <w:proofErr w:type="spellStart"/>
      <w:r>
        <w:rPr>
          <w:lang w:eastAsia="ko-KR"/>
        </w:rPr>
        <w:t>Phys</w:t>
      </w:r>
      <w:r w:rsidRPr="0033604C">
        <w:rPr>
          <w:lang w:eastAsia="ko-KR"/>
        </w:rPr>
        <w:t>Former</w:t>
      </w:r>
      <w:proofErr w:type="spellEnd"/>
      <w:r>
        <w:rPr>
          <w:lang w:eastAsia="ko-KR"/>
        </w:rPr>
        <w:t>” [17-19]</w:t>
      </w:r>
      <w:r w:rsidRPr="0033604C">
        <w:rPr>
          <w:lang w:eastAsia="ko-KR"/>
        </w:rPr>
        <w:t xml:space="preserve">. </w:t>
      </w:r>
      <w:r>
        <w:rPr>
          <w:lang w:eastAsia="ko-KR"/>
        </w:rPr>
        <w:t>“</w:t>
      </w:r>
      <w:proofErr w:type="spellStart"/>
      <w:r>
        <w:rPr>
          <w:lang w:eastAsia="ko-KR"/>
        </w:rPr>
        <w:t>Transrppg</w:t>
      </w:r>
      <w:proofErr w:type="spellEnd"/>
      <w:r>
        <w:rPr>
          <w:lang w:eastAsia="ko-KR"/>
        </w:rPr>
        <w:t>”</w:t>
      </w:r>
      <w:r w:rsidRPr="0033604C">
        <w:rPr>
          <w:lang w:eastAsia="ko-KR"/>
        </w:rPr>
        <w:t xml:space="preserve"> proposed a method of extracting </w:t>
      </w:r>
      <w:proofErr w:type="spellStart"/>
      <w:r w:rsidRPr="0033604C">
        <w:rPr>
          <w:lang w:eastAsia="ko-KR"/>
        </w:rPr>
        <w:t>rPPG</w:t>
      </w:r>
      <w:proofErr w:type="spellEnd"/>
      <w:r w:rsidRPr="0033604C">
        <w:rPr>
          <w:lang w:eastAsia="ko-KR"/>
        </w:rPr>
        <w:t xml:space="preserve"> from the space preprocessed through Vit for face attack detection in </w:t>
      </w:r>
      <w:proofErr w:type="spellStart"/>
      <w:r w:rsidRPr="0033604C">
        <w:rPr>
          <w:lang w:eastAsia="ko-KR"/>
        </w:rPr>
        <w:t>r</w:t>
      </w:r>
      <w:r>
        <w:rPr>
          <w:lang w:eastAsia="ko-KR"/>
        </w:rPr>
        <w:t>PPG</w:t>
      </w:r>
      <w:proofErr w:type="spellEnd"/>
      <w:r w:rsidRPr="0033604C">
        <w:rPr>
          <w:lang w:eastAsia="ko-KR"/>
        </w:rPr>
        <w:t xml:space="preserve">. </w:t>
      </w:r>
      <w:r>
        <w:rPr>
          <w:lang w:eastAsia="ko-KR"/>
        </w:rPr>
        <w:t>“</w:t>
      </w:r>
      <w:proofErr w:type="spellStart"/>
      <w:r w:rsidRPr="0033604C">
        <w:rPr>
          <w:lang w:eastAsia="ko-KR"/>
        </w:rPr>
        <w:t>EfficientPhys</w:t>
      </w:r>
      <w:proofErr w:type="spellEnd"/>
      <w:r>
        <w:rPr>
          <w:lang w:eastAsia="ko-KR"/>
        </w:rPr>
        <w:t>”</w:t>
      </w:r>
      <w:r w:rsidRPr="0033604C">
        <w:rPr>
          <w:lang w:eastAsia="ko-KR"/>
        </w:rPr>
        <w:t xml:space="preserve"> extracted spatial-temporal features using the </w:t>
      </w:r>
      <w:proofErr w:type="spellStart"/>
      <w:r w:rsidRPr="0033604C">
        <w:rPr>
          <w:lang w:eastAsia="ko-KR"/>
        </w:rPr>
        <w:t>Swin</w:t>
      </w:r>
      <w:proofErr w:type="spellEnd"/>
      <w:r w:rsidRPr="0033604C">
        <w:rPr>
          <w:lang w:eastAsia="ko-KR"/>
        </w:rPr>
        <w:t xml:space="preserve"> layer, and </w:t>
      </w:r>
      <w:r>
        <w:rPr>
          <w:lang w:eastAsia="ko-KR"/>
        </w:rPr>
        <w:t>“</w:t>
      </w:r>
      <w:proofErr w:type="spellStart"/>
      <w:r>
        <w:rPr>
          <w:lang w:eastAsia="ko-KR"/>
        </w:rPr>
        <w:t>Phys</w:t>
      </w:r>
      <w:r w:rsidRPr="0033604C">
        <w:rPr>
          <w:lang w:eastAsia="ko-KR"/>
        </w:rPr>
        <w:t>former</w:t>
      </w:r>
      <w:proofErr w:type="spellEnd"/>
      <w:r>
        <w:rPr>
          <w:lang w:eastAsia="ko-KR"/>
        </w:rPr>
        <w:t>”</w:t>
      </w:r>
      <w:r w:rsidRPr="0033604C">
        <w:rPr>
          <w:lang w:eastAsia="ko-KR"/>
        </w:rPr>
        <w:t xml:space="preserve"> proposed a method for measuring tube Tokenizer-based long-distance spatial-temporal </w:t>
      </w:r>
      <w:proofErr w:type="spellStart"/>
      <w:r w:rsidRPr="0033604C">
        <w:rPr>
          <w:lang w:eastAsia="ko-KR"/>
        </w:rPr>
        <w:t>rPPG</w:t>
      </w:r>
      <w:proofErr w:type="spellEnd"/>
      <w:r w:rsidRPr="0033604C">
        <w:rPr>
          <w:lang w:eastAsia="ko-KR"/>
        </w:rPr>
        <w:t xml:space="preserve"> in face video and showed good results.</w:t>
      </w:r>
    </w:p>
    <w:p w14:paraId="44883514" w14:textId="77777777" w:rsidR="006B1758" w:rsidRDefault="006B1758" w:rsidP="006B1758">
      <w:pPr>
        <w:pStyle w:val="MDPI35textbeforelist"/>
        <w:ind w:left="0" w:firstLine="0"/>
        <w:rPr>
          <w:lang w:eastAsia="ko-KR"/>
        </w:rPr>
      </w:pPr>
    </w:p>
    <w:p w14:paraId="38691037" w14:textId="77777777" w:rsidR="006B1758" w:rsidRDefault="006B1758" w:rsidP="006B1758">
      <w:pPr>
        <w:pStyle w:val="MDPI31text"/>
        <w:spacing w:before="240" w:after="60"/>
        <w:ind w:firstLine="0"/>
        <w:jc w:val="left"/>
        <w:outlineLvl w:val="0"/>
        <w:rPr>
          <w:lang w:eastAsia="ko-KR"/>
        </w:rPr>
      </w:pPr>
      <w:r>
        <w:rPr>
          <w:b/>
        </w:rPr>
        <w:t>3. Proposed Method</w:t>
      </w:r>
    </w:p>
    <w:p w14:paraId="319FE08D" w14:textId="2D48C95A" w:rsidR="006B1758" w:rsidRDefault="000E63D3" w:rsidP="006B1758">
      <w:pPr>
        <w:pStyle w:val="MDPI35textbeforelist"/>
        <w:rPr>
          <w:lang w:eastAsia="ko-KR"/>
        </w:rPr>
      </w:pPr>
      <w:ins w:id="23" w:author="A246" w:date="2022-09-20T16:29:00Z">
        <w:r w:rsidRPr="000E63D3">
          <w:rPr>
            <w:lang w:eastAsia="ko-KR"/>
          </w:rPr>
          <w:t>In</w:t>
        </w:r>
        <w:r>
          <w:rPr>
            <w:lang w:eastAsia="ko-KR"/>
          </w:rPr>
          <w:t xml:space="preserve"> </w:t>
        </w:r>
      </w:ins>
      <w:r w:rsidR="006B1758" w:rsidRPr="00401F70">
        <w:rPr>
          <w:lang w:eastAsia="ko-KR"/>
        </w:rPr>
        <w:t xml:space="preserve">this study, we propose the concept of </w:t>
      </w:r>
      <w:r w:rsidR="006B1758">
        <w:rPr>
          <w:lang w:eastAsia="ko-KR"/>
        </w:rPr>
        <w:t>APNET</w:t>
      </w:r>
      <w:r w:rsidR="006B1758" w:rsidRPr="00401F70">
        <w:rPr>
          <w:lang w:eastAsia="ko-KR"/>
        </w:rPr>
        <w:t xml:space="preserve"> that does not require any other preprocessing and analyzes video features from various directions using axial projection.</w:t>
      </w:r>
    </w:p>
    <w:p w14:paraId="5D766181" w14:textId="2CB9DA7C" w:rsidR="006B1758" w:rsidRPr="008E03F1" w:rsidRDefault="00CF7DF9" w:rsidP="006B1758">
      <w:pPr>
        <w:pStyle w:val="MDPI51figurecaption"/>
        <w:jc w:val="center"/>
        <w:rPr>
          <w:lang w:eastAsia="ko-KR"/>
        </w:rPr>
      </w:pPr>
      <w:r>
        <w:rPr>
          <w:rFonts w:ascii="Calibri" w:hAnsi="Calibri" w:cs="Calibri"/>
          <w:noProof/>
          <w:bdr w:val="none" w:sz="0" w:space="0" w:color="auto" w:frame="1"/>
        </w:rPr>
        <w:drawing>
          <wp:inline distT="0" distB="0" distL="0" distR="0" wp14:anchorId="6745987B" wp14:editId="673DB1D4">
            <wp:extent cx="4987255" cy="3342953"/>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5568" cy="3368634"/>
                    </a:xfrm>
                    <a:prstGeom prst="rect">
                      <a:avLst/>
                    </a:prstGeom>
                  </pic:spPr>
                </pic:pic>
              </a:graphicData>
            </a:graphic>
          </wp:inline>
        </w:drawing>
      </w:r>
      <w:r w:rsidR="006B1758">
        <w:rPr>
          <w:rFonts w:ascii="Calibri" w:hAnsi="Calibri" w:cs="Calibri"/>
          <w:bdr w:val="none" w:sz="0" w:space="0" w:color="auto" w:frame="1"/>
        </w:rPr>
        <w:fldChar w:fldCharType="begin"/>
      </w:r>
      <w:r w:rsidR="006B1758">
        <w:rPr>
          <w:rFonts w:ascii="Calibri" w:hAnsi="Calibri" w:cs="Calibri"/>
          <w:bdr w:val="none" w:sz="0" w:space="0" w:color="auto" w:frame="1"/>
        </w:rPr>
        <w:instrText xml:space="preserve"> INCLUDEPICTURE "https://lh3.googleusercontent.com/cVfyiYe6-4nbj7CVkohgI-3jMxr7Ov8aTKzmqsskpwPamwAwQQ1r79xYV-tkLTepVWCN8iwpzHWYYI5d3vlaoZF3uhDNMk4xtpVWRO3K4KkoaZw_gxxmI0JpGOETlAfTCzkYUH45aamPikyXQoUIvyaefQygqgxuo6prLkoUWe7sL2zajlGXE1wY_sxYdTOn9xepHQ" \* MERGEFORMATINET </w:instrText>
      </w:r>
      <w:r w:rsidR="00000000">
        <w:rPr>
          <w:rFonts w:ascii="Calibri" w:hAnsi="Calibri" w:cs="Calibri"/>
          <w:bdr w:val="none" w:sz="0" w:space="0" w:color="auto" w:frame="1"/>
        </w:rPr>
        <w:fldChar w:fldCharType="separate"/>
      </w:r>
      <w:r w:rsidR="006B1758">
        <w:rPr>
          <w:rFonts w:ascii="Calibri" w:hAnsi="Calibri" w:cs="Calibri"/>
          <w:bdr w:val="none" w:sz="0" w:space="0" w:color="auto" w:frame="1"/>
        </w:rPr>
        <w:fldChar w:fldCharType="end"/>
      </w:r>
    </w:p>
    <w:p w14:paraId="21877B5D" w14:textId="77777777" w:rsidR="006B1758" w:rsidRPr="00C42CC3" w:rsidRDefault="006B1758" w:rsidP="006B1758">
      <w:pPr>
        <w:pStyle w:val="MDPI51figurecaption"/>
        <w:rPr>
          <w:rFonts w:ascii="바탕" w:eastAsia="바탕" w:hAnsi="바탕" w:cs="바탕"/>
          <w:b/>
          <w:lang w:eastAsia="ko-KR"/>
        </w:rPr>
      </w:pPr>
      <w:r w:rsidRPr="006B4967">
        <w:rPr>
          <w:b/>
        </w:rPr>
        <w:t xml:space="preserve">Figure </w:t>
      </w:r>
      <w:r w:rsidRPr="006B4967">
        <w:rPr>
          <w:b/>
        </w:rPr>
        <w:fldChar w:fldCharType="begin"/>
      </w:r>
      <w:r w:rsidRPr="006B4967">
        <w:rPr>
          <w:b/>
        </w:rPr>
        <w:instrText xml:space="preserve"> SEQ Figure \* ARABIC </w:instrText>
      </w:r>
      <w:r w:rsidRPr="006B4967">
        <w:rPr>
          <w:b/>
        </w:rPr>
        <w:fldChar w:fldCharType="separate"/>
      </w:r>
      <w:r w:rsidRPr="006B4967">
        <w:rPr>
          <w:b/>
        </w:rPr>
        <w:t>1</w:t>
      </w:r>
      <w:r w:rsidRPr="006B4967">
        <w:rPr>
          <w:b/>
        </w:rPr>
        <w:fldChar w:fldCharType="end"/>
      </w:r>
      <w:r>
        <w:rPr>
          <w:rFonts w:ascii="바탕" w:eastAsia="바탕" w:hAnsi="바탕" w:cs="바탕" w:hint="eastAsia"/>
          <w:b/>
          <w:lang w:eastAsia="ko-KR"/>
        </w:rPr>
        <w:t>.</w:t>
      </w:r>
      <w:r>
        <w:rPr>
          <w:rFonts w:ascii="바탕" w:eastAsia="바탕" w:hAnsi="바탕" w:cs="바탕"/>
          <w:b/>
          <w:lang w:eastAsia="ko-KR"/>
        </w:rPr>
        <w:t xml:space="preserve"> </w:t>
      </w:r>
      <w:proofErr w:type="spellStart"/>
      <w:r w:rsidRPr="000F0E0F">
        <w:t>APNet</w:t>
      </w:r>
      <w:proofErr w:type="spellEnd"/>
      <w:r w:rsidRPr="000F0E0F">
        <w:t xml:space="preserve"> Architecture</w:t>
      </w:r>
    </w:p>
    <w:p w14:paraId="65946F08" w14:textId="09D4B92A" w:rsidR="006B1758" w:rsidRDefault="006B1758" w:rsidP="006B1758">
      <w:pPr>
        <w:pStyle w:val="MDPI35textbeforelist"/>
      </w:pPr>
      <w:r w:rsidRPr="00C42CC3">
        <w:rPr>
          <w:lang w:eastAsia="ko-KR"/>
        </w:rPr>
        <w:t>Figure 1 is a APNET</w:t>
      </w:r>
      <w:r>
        <w:rPr>
          <w:lang w:eastAsia="ko-KR"/>
        </w:rPr>
        <w:t xml:space="preserve"> architecture</w:t>
      </w:r>
      <w:r w:rsidRPr="00C42CC3">
        <w:rPr>
          <w:lang w:eastAsia="ko-KR"/>
        </w:rPr>
        <w:t>. APNET is composed of Axis Feature Extractor, Feature</w:t>
      </w:r>
      <w:r w:rsidRPr="00C42CC3">
        <w:t xml:space="preserve"> mixer, and </w:t>
      </w:r>
      <w:r>
        <w:t>PPG</w:t>
      </w:r>
      <w:r w:rsidRPr="00C42CC3">
        <w:t xml:space="preserve"> Block, which are feature extractors for each axis that have the same shape. </w:t>
      </w:r>
      <w:ins w:id="24" w:author="A246" w:date="2022-09-20T16:30:00Z">
        <w:r w:rsidR="000E63D3" w:rsidRPr="000E63D3">
          <w:t xml:space="preserve">The </w:t>
        </w:r>
        <w:proofErr w:type="spellStart"/>
        <w:r w:rsidR="000E63D3" w:rsidRPr="000E63D3">
          <w:t>transformer</w:t>
        </w:r>
      </w:ins>
      <w:del w:id="25" w:author="A246" w:date="2022-09-20T16:30:00Z">
        <w:r w:rsidRPr="00C42CC3" w:rsidDel="000E63D3">
          <w:delText xml:space="preserve">Transformer </w:delText>
        </w:r>
      </w:del>
      <w:r w:rsidRPr="00C42CC3">
        <w:t>learns</w:t>
      </w:r>
      <w:proofErr w:type="spellEnd"/>
      <w:r w:rsidRPr="00C42CC3">
        <w:t xml:space="preserve"> global features but lacks inductive bias and tends to overfit the train set. CNNs learn inductive bias but do not learn global features. We used </w:t>
      </w:r>
      <w:proofErr w:type="spellStart"/>
      <w:r w:rsidRPr="00C42CC3">
        <w:t>Max</w:t>
      </w:r>
      <w:r>
        <w:t>v</w:t>
      </w:r>
      <w:r w:rsidRPr="00C42CC3">
        <w:t>it</w:t>
      </w:r>
      <w:proofErr w:type="spellEnd"/>
      <w:r w:rsidRPr="00C42CC3">
        <w:t xml:space="preserve"> because it has the characteristic of learning local features at the same time as learning global features</w:t>
      </w:r>
      <w:r>
        <w:t xml:space="preserve"> [20]</w:t>
      </w:r>
      <w:r w:rsidRPr="00C42CC3">
        <w:t>. Specifically, Axis Feature Extractor is designed to extract features that are specialized in one axis. Given an RGB face video input, each feature is extracted through</w:t>
      </w:r>
      <w:r>
        <w:t xml:space="preserve"> </w:t>
      </w:r>
      <m:oMath>
        <m:sSub>
          <m:sSubPr>
            <m:ctrlPr>
              <w:rPr>
                <w:rFonts w:ascii="Cambria Math" w:hAnsi="Cambria Math"/>
                <w:i/>
              </w:rPr>
            </m:ctrlPr>
          </m:sSubPr>
          <m:e>
            <m:r>
              <w:rPr>
                <w:rFonts w:ascii="Cambria Math" w:hAnsi="Cambria Math"/>
              </w:rPr>
              <m:t>X</m:t>
            </m:r>
          </m:e>
          <m:sub>
            <m:r>
              <w:rPr>
                <w:rFonts w:ascii="Cambria Math" w:hAnsi="Cambria Math"/>
              </w:rPr>
              <m:t>Video</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B×3×T×H×W</m:t>
            </m:r>
          </m:sup>
        </m:sSup>
      </m:oMath>
      <w:r w:rsidRPr="00C42CC3">
        <w:t xml:space="preserve">. The output of the Feature Extractor is combined through the Feature Mixer, and at this time, it is designed to create the optimal feature through various calculations. The optimal feature is transferred to a one-dimensional </w:t>
      </w:r>
      <w:r>
        <w:t>PPG</w:t>
      </w:r>
      <w:r w:rsidRPr="00C42CC3">
        <w:t xml:space="preserve"> block for generating </w:t>
      </w:r>
      <w:r>
        <w:t>PPG</w:t>
      </w:r>
      <w:r w:rsidRPr="00C42CC3">
        <w:t xml:space="preserve">. </w:t>
      </w:r>
      <w:r>
        <w:t>PPG</w:t>
      </w:r>
      <w:r w:rsidRPr="00F92696">
        <w:t xml:space="preserve"> Block functions to decode the processed feature into </w:t>
      </w:r>
      <w:r>
        <w:t>PPG</w:t>
      </w:r>
      <w:r w:rsidRPr="00F92696">
        <w:t xml:space="preserve"> of T length.</w:t>
      </w:r>
    </w:p>
    <w:p w14:paraId="0A74745B" w14:textId="77777777" w:rsidR="006B1758" w:rsidRPr="00AB1718" w:rsidRDefault="006B1758" w:rsidP="006B1758">
      <w:pPr>
        <w:pStyle w:val="MDPI35textbeforelist"/>
        <w:rPr>
          <w:lang w:eastAsia="ko-KR"/>
        </w:rPr>
      </w:pPr>
    </w:p>
    <w:p w14:paraId="30A0707F" w14:textId="77777777" w:rsidR="006B1758" w:rsidRDefault="006B1758" w:rsidP="006B1758">
      <w:pPr>
        <w:pStyle w:val="MDPI23heading3"/>
      </w:pPr>
      <w:r>
        <w:t>3.1 Axis Feature Extractor: axis projection-based time-series feature extractor module</w:t>
      </w:r>
    </w:p>
    <w:p w14:paraId="16087CC6" w14:textId="77777777" w:rsidR="006B1758" w:rsidRDefault="006B1758" w:rsidP="006B1758">
      <w:pPr>
        <w:pStyle w:val="MDPI35textbeforelist"/>
      </w:pPr>
      <w:r w:rsidRPr="00B56588">
        <w:lastRenderedPageBreak/>
        <w:t>Axis Feature Extractor is designed to have the same model structure with only different input types for each axis. Stream is composed of 2D feature extraction block, ST (Spatial Temporal) translator, and ST feature extraction block. The input of the model proceeds in the form of a three-dimensional video arrangement, but each input is reconstructed in a two-dimensional form and used for the input of the 2D feature extraction block.</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B1758" w14:paraId="6880FC5F" w14:textId="77777777" w:rsidTr="00A47F77">
        <w:tc>
          <w:tcPr>
            <w:tcW w:w="7428" w:type="dxa"/>
            <w:hideMark/>
          </w:tcPr>
          <w:p w14:paraId="5EA77A17" w14:textId="77777777" w:rsidR="006B1758" w:rsidRPr="00484C2A" w:rsidRDefault="00000000" w:rsidP="00A47F77">
            <w:pPr>
              <w:pStyle w:val="MDPI39equation"/>
            </w:pPr>
            <m:oMathPara>
              <m:oMath>
                <m:sSub>
                  <m:sSubPr>
                    <m:ctrlPr>
                      <w:rPr>
                        <w:rFonts w:ascii="Cambria Math" w:hAnsi="Cambria Math"/>
                        <w:i/>
                      </w:rPr>
                    </m:ctrlPr>
                  </m:sSubPr>
                  <m:e>
                    <m:r>
                      <w:rPr>
                        <w:rFonts w:ascii="Cambria Math" w:eastAsia="바탕" w:hAnsi="바탕" w:cs="바탕" w:hint="eastAsia"/>
                        <w:lang w:eastAsia="ko-KR"/>
                      </w:rPr>
                      <m:t>X</m:t>
                    </m:r>
                  </m:e>
                  <m:sub>
                    <m:r>
                      <w:rPr>
                        <w:rFonts w:ascii="Cambria Math" w:hAnsi="Cambria Math"/>
                      </w:rPr>
                      <m:t>Video</m:t>
                    </m:r>
                  </m:sub>
                </m:sSub>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B×3×T×H×W</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Feature Extractor</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hint="eastAsia"/>
                      </w:rPr>
                      <m:t>R</m:t>
                    </m:r>
                  </m:e>
                  <m:sup>
                    <m:d>
                      <m:dPr>
                        <m:ctrlPr>
                          <w:rPr>
                            <w:rFonts w:ascii="Cambria Math" w:hAnsi="Cambria Math"/>
                            <w:i/>
                          </w:rPr>
                        </m:ctrlPr>
                      </m:dPr>
                      <m:e>
                        <m:r>
                          <w:rPr>
                            <w:rFonts w:ascii="Cambria Math" w:hAnsi="Cambria Math"/>
                          </w:rPr>
                          <m:t>B×</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n</m:t>
                            </m:r>
                          </m:sup>
                        </m:sSubSup>
                      </m:e>
                    </m:d>
                    <m:r>
                      <w:rPr>
                        <w:rFonts w:ascii="Cambria Math" w:hAnsi="Cambria Math"/>
                      </w:rPr>
                      <m:t>×3×</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n</m:t>
                        </m:r>
                      </m:sup>
                    </m:sSubSup>
                  </m:sup>
                </m:sSup>
                <m:r>
                  <w:rPr>
                    <w:rFonts w:ascii="Cambria Math" w:hAnsi="Cambria Math"/>
                  </w:rPr>
                  <m:t xml:space="preserve"> , n ∈</m:t>
                </m:r>
                <m:d>
                  <m:dPr>
                    <m:begChr m:val="{"/>
                    <m:endChr m:val="}"/>
                    <m:ctrlPr>
                      <w:rPr>
                        <w:rFonts w:ascii="Cambria Math" w:hAnsi="Cambria Math"/>
                        <w:i/>
                      </w:rPr>
                    </m:ctrlPr>
                  </m:dPr>
                  <m:e>
                    <m:r>
                      <w:rPr>
                        <w:rFonts w:ascii="Cambria Math" w:hAnsi="Cambria Math"/>
                      </w:rPr>
                      <m:t xml:space="preserve"> M, H, W</m:t>
                    </m:r>
                  </m:e>
                </m:d>
              </m:oMath>
            </m:oMathPara>
          </w:p>
          <w:p w14:paraId="5A03AD1B" w14:textId="77777777" w:rsidR="006B1758" w:rsidRPr="00484C2A" w:rsidRDefault="00000000" w:rsidP="00A47F77">
            <w:pPr>
              <w:pStyle w:val="MDPI39equation"/>
              <w:rPr>
                <w:lang w:eastAsia="ko-KR"/>
              </w:rPr>
            </w:pPr>
            <m:oMathPara>
              <m:oMath>
                <m:sSup>
                  <m:sSupPr>
                    <m:ctrlPr>
                      <w:rPr>
                        <w:rFonts w:ascii="Cambria Math" w:eastAsia="바탕" w:hAnsi="바탕" w:cs="바탕"/>
                        <w:i/>
                        <w:lang w:eastAsia="ko-KR"/>
                      </w:rPr>
                    </m:ctrlPr>
                  </m:sSupPr>
                  <m:e>
                    <m:r>
                      <w:rPr>
                        <w:rFonts w:ascii="Cambria Math" w:eastAsia="바탕" w:hAnsi="바탕" w:cs="바탕"/>
                        <w:lang w:eastAsia="ko-KR"/>
                      </w:rPr>
                      <m:t>D</m:t>
                    </m:r>
                  </m:e>
                  <m:sup>
                    <m:r>
                      <w:rPr>
                        <w:rFonts w:ascii="Cambria Math" w:eastAsia="바탕" w:hAnsi="바탕" w:cs="바탕"/>
                        <w:lang w:eastAsia="ko-KR"/>
                      </w:rPr>
                      <m:t>M</m:t>
                    </m:r>
                  </m:sup>
                </m:sSup>
                <m:r>
                  <w:rPr>
                    <w:rFonts w:ascii="Cambria Math" w:hAnsi="Cambria Math"/>
                  </w:rPr>
                  <m:t>∈</m:t>
                </m:r>
                <m:d>
                  <m:dPr>
                    <m:begChr m:val="{"/>
                    <m:endChr m:val="}"/>
                    <m:ctrlPr>
                      <w:rPr>
                        <w:rFonts w:ascii="Cambria Math" w:hAnsi="Cambria Math"/>
                        <w:i/>
                      </w:rPr>
                    </m:ctrlPr>
                  </m:dPr>
                  <m:e>
                    <m:r>
                      <w:rPr>
                        <w:rFonts w:ascii="Cambria Math" w:hAnsi="Cambria Math"/>
                      </w:rPr>
                      <m:t xml:space="preserve"> T, H, W</m:t>
                    </m:r>
                  </m:e>
                </m:d>
                <m:r>
                  <w:rPr>
                    <w:rFonts w:ascii="Cambria Math" w:hAnsi="Cambria Math"/>
                  </w:rPr>
                  <m:t xml:space="preserve">,  </m:t>
                </m:r>
                <m:sSup>
                  <m:sSupPr>
                    <m:ctrlPr>
                      <w:rPr>
                        <w:rFonts w:ascii="Cambria Math" w:eastAsia="바탕" w:hAnsi="바탕" w:cs="바탕"/>
                        <w:i/>
                        <w:lang w:eastAsia="ko-KR"/>
                      </w:rPr>
                    </m:ctrlPr>
                  </m:sSupPr>
                  <m:e>
                    <m:r>
                      <w:rPr>
                        <w:rFonts w:ascii="Cambria Math" w:eastAsia="바탕" w:hAnsi="바탕" w:cs="바탕"/>
                        <w:lang w:eastAsia="ko-KR"/>
                      </w:rPr>
                      <m:t>D</m:t>
                    </m:r>
                  </m:e>
                  <m:sup>
                    <m:r>
                      <w:rPr>
                        <w:rFonts w:ascii="Cambria Math" w:eastAsia="바탕" w:hAnsi="바탕" w:cs="바탕"/>
                        <w:lang w:eastAsia="ko-KR"/>
                      </w:rPr>
                      <m:t>H</m:t>
                    </m:r>
                  </m:sup>
                </m:sSup>
                <m:r>
                  <w:rPr>
                    <w:rFonts w:ascii="Cambria Math" w:hAnsi="Cambria Math"/>
                  </w:rPr>
                  <m:t>∈</m:t>
                </m:r>
                <m:d>
                  <m:dPr>
                    <m:begChr m:val="{"/>
                    <m:endChr m:val="}"/>
                    <m:ctrlPr>
                      <w:rPr>
                        <w:rFonts w:ascii="Cambria Math" w:hAnsi="Cambria Math"/>
                        <w:i/>
                      </w:rPr>
                    </m:ctrlPr>
                  </m:dPr>
                  <m:e>
                    <m:r>
                      <w:rPr>
                        <w:rFonts w:ascii="Cambria Math" w:hAnsi="Cambria Math"/>
                      </w:rPr>
                      <m:t xml:space="preserve"> H,T, W</m:t>
                    </m:r>
                  </m:e>
                </m:d>
                <m:r>
                  <w:rPr>
                    <w:rFonts w:ascii="Cambria Math" w:hAnsi="Cambria Math"/>
                  </w:rPr>
                  <m:t xml:space="preserve">,  </m:t>
                </m:r>
                <m:sSup>
                  <m:sSupPr>
                    <m:ctrlPr>
                      <w:rPr>
                        <w:rFonts w:ascii="Cambria Math" w:eastAsia="바탕" w:hAnsi="바탕" w:cs="바탕"/>
                        <w:i/>
                        <w:lang w:eastAsia="ko-KR"/>
                      </w:rPr>
                    </m:ctrlPr>
                  </m:sSupPr>
                  <m:e>
                    <m:r>
                      <w:rPr>
                        <w:rFonts w:ascii="Cambria Math" w:eastAsia="바탕" w:hAnsi="바탕" w:cs="바탕"/>
                        <w:lang w:eastAsia="ko-KR"/>
                      </w:rPr>
                      <m:t>D</m:t>
                    </m:r>
                  </m:e>
                  <m:sup>
                    <m:r>
                      <w:rPr>
                        <w:rFonts w:ascii="Cambria Math" w:eastAsia="바탕" w:hAnsi="바탕" w:cs="바탕"/>
                        <w:lang w:eastAsia="ko-KR"/>
                      </w:rPr>
                      <m:t>W</m:t>
                    </m:r>
                  </m:sup>
                </m:sSup>
                <m:r>
                  <w:rPr>
                    <w:rFonts w:ascii="Cambria Math" w:hAnsi="Cambria Math"/>
                  </w:rPr>
                  <m:t>∈</m:t>
                </m:r>
                <m:d>
                  <m:dPr>
                    <m:begChr m:val="{"/>
                    <m:endChr m:val="}"/>
                    <m:ctrlPr>
                      <w:rPr>
                        <w:rFonts w:ascii="Cambria Math" w:hAnsi="Cambria Math"/>
                        <w:i/>
                      </w:rPr>
                    </m:ctrlPr>
                  </m:dPr>
                  <m:e>
                    <m:r>
                      <w:rPr>
                        <w:rFonts w:ascii="Cambria Math" w:hAnsi="Cambria Math"/>
                      </w:rPr>
                      <m:t xml:space="preserve"> W, T, W</m:t>
                    </m:r>
                  </m:e>
                </m:d>
              </m:oMath>
            </m:oMathPara>
          </w:p>
        </w:tc>
        <w:tc>
          <w:tcPr>
            <w:tcW w:w="431" w:type="dxa"/>
            <w:vAlign w:val="center"/>
            <w:hideMark/>
          </w:tcPr>
          <w:p w14:paraId="5A14BC19" w14:textId="77777777" w:rsidR="006B1758" w:rsidRDefault="006B1758" w:rsidP="00A47F77">
            <w:pPr>
              <w:pStyle w:val="MDPI3aequationnumber"/>
              <w:spacing w:line="260" w:lineRule="atLeast"/>
            </w:pPr>
            <w:r>
              <w:t>(1)</w:t>
            </w:r>
          </w:p>
        </w:tc>
      </w:tr>
    </w:tbl>
    <w:p w14:paraId="375EBAEE" w14:textId="77777777" w:rsidR="006B1758" w:rsidRPr="008E03F1" w:rsidRDefault="006B1758" w:rsidP="006B1758">
      <w:pPr>
        <w:pStyle w:val="MDPI35textbeforelist"/>
        <w:rPr>
          <w:rFonts w:eastAsia="맑은 고딕"/>
          <w:lang w:eastAsia="ko-KR"/>
        </w:rPr>
      </w:pPr>
      <w:r w:rsidRPr="00484C2A">
        <w:rPr>
          <w:lang w:eastAsia="ko-KR"/>
        </w:rPr>
        <w:t>2D Feature Block consists of two Conv2d operations using kernel size (3x3) and stride size 2.</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B1758" w14:paraId="4E3D0134" w14:textId="77777777" w:rsidTr="00A47F77">
        <w:tc>
          <w:tcPr>
            <w:tcW w:w="7428" w:type="dxa"/>
            <w:hideMark/>
          </w:tcPr>
          <w:p w14:paraId="4835FDF3" w14:textId="77777777" w:rsidR="006B1758" w:rsidRPr="000D2F1A" w:rsidRDefault="00000000" w:rsidP="00A47F77">
            <w:pPr>
              <w:pStyle w:val="MDPI39equation"/>
              <w:rPr>
                <w:i/>
                <w:lang w:eastAsia="ko-KR"/>
              </w:rPr>
            </w:pPr>
            <m:oMathPara>
              <m:oMath>
                <m:sSub>
                  <m:sSubPr>
                    <m:ctrlPr>
                      <w:rPr>
                        <w:rFonts w:ascii="Cambria Math" w:hAnsi="Cambria Math"/>
                        <w:i/>
                      </w:rPr>
                    </m:ctrlPr>
                  </m:sSubPr>
                  <m:e>
                    <m:r>
                      <w:rPr>
                        <w:rFonts w:ascii="Cambria Math" w:eastAsia="바탕" w:hAnsi="바탕" w:cs="바탕"/>
                        <w:lang w:eastAsia="ko-KR"/>
                      </w:rPr>
                      <m:t>E</m:t>
                    </m:r>
                  </m:e>
                  <m:sub>
                    <m:r>
                      <w:rPr>
                        <w:rFonts w:ascii="Cambria Math" w:hAnsi="Cambria Math"/>
                      </w:rPr>
                      <m:t>2D FeatureBlock</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Feature Extractor</m:t>
                        </m:r>
                      </m:sub>
                      <m:sup>
                        <m:r>
                          <w:rPr>
                            <w:rFonts w:ascii="Cambria Math" w:hAnsi="Cambria Math"/>
                          </w:rPr>
                          <m:t>n</m:t>
                        </m:r>
                      </m:sup>
                    </m:sSubSup>
                  </m:e>
                </m:d>
                <m:r>
                  <w:rPr>
                    <w:rFonts w:ascii="Cambria Math" w:hAnsi="Cambria Math"/>
                  </w:rPr>
                  <m:t>=Conv2D(Conv2D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Feature Extractor</m:t>
                        </m:r>
                      </m:sub>
                      <m:sup>
                        <m:r>
                          <w:rPr>
                            <w:rFonts w:ascii="Cambria Math" w:hAnsi="Cambria Math"/>
                          </w:rPr>
                          <m:t>n</m:t>
                        </m:r>
                      </m:sup>
                    </m:sSubSup>
                  </m:e>
                </m:d>
                <m:r>
                  <w:rPr>
                    <w:rFonts w:ascii="Cambria Math" w:hAnsi="Cambria Math"/>
                  </w:rPr>
                  <m:t>)</m:t>
                </m:r>
              </m:oMath>
            </m:oMathPara>
          </w:p>
          <w:p w14:paraId="5A5C23AD" w14:textId="77777777" w:rsidR="006B1758" w:rsidRPr="00F17DA1" w:rsidRDefault="006B1758" w:rsidP="00A47F77">
            <w:pPr>
              <w:pStyle w:val="MDPI39equation"/>
              <w:rPr>
                <w:i/>
                <w:lang w:eastAsia="ko-KR"/>
              </w:rPr>
            </w:pPr>
            <m:oMathPara>
              <m:oMath>
                <m:r>
                  <w:rPr>
                    <w:rFonts w:ascii="Cambria Math" w:eastAsia="바탕" w:hAnsi="바탕" w:cs="바탕"/>
                    <w:lang w:eastAsia="ko-KR"/>
                  </w:rPr>
                  <m:t xml:space="preserve">= </m:t>
                </m:r>
                <m:sSubSup>
                  <m:sSubSupPr>
                    <m:ctrlPr>
                      <w:rPr>
                        <w:rFonts w:ascii="Cambria Math" w:eastAsia="바탕" w:hAnsi="바탕" w:cs="바탕"/>
                        <w:i/>
                        <w:lang w:eastAsia="ko-KR"/>
                      </w:rPr>
                    </m:ctrlPr>
                  </m:sSubSupPr>
                  <m:e>
                    <m:r>
                      <w:rPr>
                        <w:rFonts w:ascii="Cambria Math" w:eastAsia="바탕" w:hAnsi="바탕" w:cs="바탕" w:hint="eastAsia"/>
                        <w:lang w:eastAsia="ko-KR"/>
                      </w:rPr>
                      <m:t>X</m:t>
                    </m:r>
                  </m:e>
                  <m:sub>
                    <m:r>
                      <w:rPr>
                        <w:rFonts w:ascii="Cambria Math" w:eastAsia="바탕" w:hAnsi="바탕" w:cs="바탕"/>
                        <w:lang w:eastAsia="ko-KR"/>
                      </w:rPr>
                      <m:t>2D FeatureBlock</m:t>
                    </m:r>
                  </m:sub>
                  <m:sup>
                    <m:r>
                      <w:rPr>
                        <w:rFonts w:ascii="Cambria Math" w:eastAsia="바탕" w:hAnsi="바탕" w:cs="바탕"/>
                        <w:lang w:eastAsia="ko-KR"/>
                      </w:rPr>
                      <m:t>n</m:t>
                    </m:r>
                  </m:sup>
                </m:sSubSup>
                <m:r>
                  <w:rPr>
                    <w:rFonts w:ascii="Cambria Math" w:hAnsi="Cambria Math"/>
                  </w:rPr>
                  <m:t>∈</m:t>
                </m:r>
                <m:sSup>
                  <m:sSupPr>
                    <m:ctrlPr>
                      <w:rPr>
                        <w:rFonts w:ascii="Cambria Math" w:hAnsi="Cambria Math"/>
                        <w:i/>
                      </w:rPr>
                    </m:ctrlPr>
                  </m:sSupPr>
                  <m:e>
                    <m:r>
                      <w:rPr>
                        <w:rFonts w:ascii="Cambria Math" w:hAnsi="Cambria Math" w:hint="eastAsia"/>
                      </w:rPr>
                      <m:t>R</m:t>
                    </m:r>
                  </m:e>
                  <m:sup>
                    <m:d>
                      <m:dPr>
                        <m:ctrlPr>
                          <w:rPr>
                            <w:rFonts w:ascii="Cambria Math" w:hAnsi="Cambria Math"/>
                            <w:i/>
                          </w:rPr>
                        </m:ctrlPr>
                      </m:dPr>
                      <m:e>
                        <m:r>
                          <w:rPr>
                            <w:rFonts w:ascii="Cambria Math" w:hAnsi="Cambria Math"/>
                          </w:rPr>
                          <m:t>B×</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n</m:t>
                            </m:r>
                          </m:sup>
                        </m:sSubSup>
                      </m:e>
                    </m:d>
                    <m:r>
                      <w:rPr>
                        <w:rFonts w:ascii="Cambria Math" w:hAnsi="Cambria Math"/>
                      </w:rPr>
                      <m:t>×3×</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n</m:t>
                        </m:r>
                      </m:sup>
                    </m:sSubSup>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n</m:t>
                        </m:r>
                      </m:sup>
                    </m:sSubSup>
                    <m:r>
                      <w:rPr>
                        <w:rFonts w:ascii="Cambria Math" w:hAnsi="Cambria Math"/>
                      </w:rPr>
                      <m:t>/4</m:t>
                    </m:r>
                  </m:sup>
                </m:sSup>
              </m:oMath>
            </m:oMathPara>
          </w:p>
        </w:tc>
        <w:tc>
          <w:tcPr>
            <w:tcW w:w="431" w:type="dxa"/>
            <w:vAlign w:val="center"/>
            <w:hideMark/>
          </w:tcPr>
          <w:p w14:paraId="1BD179DE" w14:textId="77777777" w:rsidR="006B1758" w:rsidRDefault="006B1758" w:rsidP="00A47F77">
            <w:pPr>
              <w:pStyle w:val="MDPI3aequationnumber"/>
              <w:spacing w:line="260" w:lineRule="atLeast"/>
            </w:pPr>
            <w:r>
              <w:t>(2)</w:t>
            </w:r>
          </w:p>
        </w:tc>
      </w:tr>
    </w:tbl>
    <w:p w14:paraId="156413A4" w14:textId="77777777" w:rsidR="006B1758" w:rsidRDefault="006B1758" w:rsidP="006B1758">
      <w:pPr>
        <w:pStyle w:val="MDPI35textbeforelist"/>
      </w:pPr>
      <w:r w:rsidRPr="000D2F1A">
        <w:t xml:space="preserve">ST translator functions to change 2D image into </w:t>
      </w:r>
      <w:proofErr w:type="spellStart"/>
      <w:r w:rsidRPr="000D2F1A">
        <w:t>ST</w:t>
      </w:r>
      <w:r>
        <w:t>M</w:t>
      </w:r>
      <w:r w:rsidRPr="000D2F1A">
        <w:t>ap</w:t>
      </w:r>
      <w:proofErr w:type="spellEnd"/>
      <w:r w:rsidRPr="000D2F1A">
        <w:t xml:space="preserve"> format.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B1758" w14:paraId="20B5068F" w14:textId="77777777" w:rsidTr="00A47F77">
        <w:tc>
          <w:tcPr>
            <w:tcW w:w="7428" w:type="dxa"/>
            <w:hideMark/>
          </w:tcPr>
          <w:p w14:paraId="3B5235B2" w14:textId="77777777" w:rsidR="006B1758" w:rsidRPr="00F17DA1" w:rsidRDefault="00000000" w:rsidP="00A47F77">
            <w:pPr>
              <w:pStyle w:val="MDPI39equation"/>
              <w:rPr>
                <w:i/>
                <w:lang w:eastAsia="ko-KR"/>
              </w:rPr>
            </w:pPr>
            <m:oMathPara>
              <m:oMath>
                <m:sSub>
                  <m:sSubPr>
                    <m:ctrlPr>
                      <w:rPr>
                        <w:rFonts w:ascii="Cambria Math" w:hAnsi="Cambria Math"/>
                        <w:i/>
                      </w:rPr>
                    </m:ctrlPr>
                  </m:sSubPr>
                  <m:e>
                    <m:r>
                      <w:rPr>
                        <w:rFonts w:ascii="Cambria Math" w:eastAsia="바탕" w:hAnsi="바탕" w:cs="바탕"/>
                        <w:lang w:eastAsia="ko-KR"/>
                      </w:rPr>
                      <m:t>E</m:t>
                    </m:r>
                  </m:e>
                  <m:sub>
                    <m:r>
                      <w:rPr>
                        <w:rFonts w:ascii="Cambria Math" w:hAnsi="Cambria Math"/>
                      </w:rPr>
                      <m:t>ST Translator</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2D FeatureBlock</m:t>
                        </m:r>
                      </m:sub>
                      <m:sup>
                        <m:r>
                          <w:rPr>
                            <w:rFonts w:ascii="Cambria Math" w:hAnsi="Cambria Math"/>
                          </w:rPr>
                          <m:t>n</m:t>
                        </m:r>
                      </m:sup>
                    </m:sSubSup>
                  </m:e>
                </m:d>
                <m:r>
                  <w:rPr>
                    <w:rFonts w:ascii="Cambria Math" w:eastAsia="바탕" w:hAnsi="바탕" w:cs="바탕"/>
                    <w:lang w:eastAsia="ko-KR"/>
                  </w:rPr>
                  <m:t xml:space="preserve">= </m:t>
                </m:r>
                <m:sSubSup>
                  <m:sSubSupPr>
                    <m:ctrlPr>
                      <w:rPr>
                        <w:rFonts w:ascii="Cambria Math" w:eastAsia="바탕" w:hAnsi="바탕" w:cs="바탕"/>
                        <w:i/>
                        <w:lang w:eastAsia="ko-KR"/>
                      </w:rPr>
                    </m:ctrlPr>
                  </m:sSubSupPr>
                  <m:e>
                    <m:r>
                      <w:rPr>
                        <w:rFonts w:ascii="Cambria Math" w:eastAsia="바탕" w:hAnsi="바탕" w:cs="바탕" w:hint="eastAsia"/>
                        <w:lang w:eastAsia="ko-KR"/>
                      </w:rPr>
                      <m:t>X</m:t>
                    </m:r>
                  </m:e>
                  <m:sub>
                    <m:r>
                      <w:rPr>
                        <w:rFonts w:ascii="Cambria Math" w:eastAsia="바탕" w:hAnsi="바탕" w:cs="바탕"/>
                        <w:lang w:eastAsia="ko-KR"/>
                      </w:rPr>
                      <m:t>ST Translator</m:t>
                    </m:r>
                  </m:sub>
                  <m:sup>
                    <m:r>
                      <w:rPr>
                        <w:rFonts w:ascii="Cambria Math" w:eastAsia="바탕" w:hAnsi="바탕" w:cs="바탕"/>
                        <w:lang w:eastAsia="ko-KR"/>
                      </w:rPr>
                      <m:t>n</m:t>
                    </m:r>
                  </m:sup>
                </m:sSubSup>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B×3×</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n</m:t>
                        </m:r>
                      </m:sup>
                    </m:sSubSup>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n</m:t>
                        </m:r>
                      </m:sup>
                    </m:sSubSup>
                    <m:r>
                      <w:rPr>
                        <w:rFonts w:ascii="Cambria Math" w:hAnsi="Cambria Math"/>
                      </w:rPr>
                      <m:t>/4)</m:t>
                    </m:r>
                  </m:sup>
                </m:sSup>
              </m:oMath>
            </m:oMathPara>
          </w:p>
        </w:tc>
        <w:tc>
          <w:tcPr>
            <w:tcW w:w="431" w:type="dxa"/>
            <w:vAlign w:val="center"/>
            <w:hideMark/>
          </w:tcPr>
          <w:p w14:paraId="5BE2D391" w14:textId="77777777" w:rsidR="006B1758" w:rsidRDefault="006B1758" w:rsidP="00A47F77">
            <w:pPr>
              <w:pStyle w:val="MDPI3aequationnumber"/>
              <w:spacing w:line="260" w:lineRule="atLeast"/>
            </w:pPr>
            <w:r>
              <w:t>(3)</w:t>
            </w:r>
          </w:p>
          <w:p w14:paraId="27DB3CB7" w14:textId="77777777" w:rsidR="006B1758" w:rsidRDefault="006B1758" w:rsidP="00A47F77">
            <w:pPr>
              <w:pStyle w:val="MDPI3aequationnumber"/>
              <w:spacing w:line="260" w:lineRule="atLeast"/>
            </w:pPr>
          </w:p>
        </w:tc>
      </w:tr>
    </w:tbl>
    <w:p w14:paraId="5BC959C4" w14:textId="77777777" w:rsidR="006B1758" w:rsidRDefault="006B1758" w:rsidP="006B1758">
      <w:pPr>
        <w:pStyle w:val="MDPI35textbeforelist"/>
      </w:pPr>
      <w:r w:rsidRPr="002452D6">
        <w:t xml:space="preserve">ST Feature extraction block is composed of </w:t>
      </w:r>
      <w:r>
        <w:t>k</w:t>
      </w:r>
      <w:r w:rsidRPr="002452D6">
        <w:t xml:space="preserve">ernel (1, T), </w:t>
      </w:r>
      <w:proofErr w:type="spellStart"/>
      <w:r w:rsidRPr="002452D6">
        <w:t>Maxvit</w:t>
      </w:r>
      <w:proofErr w:type="spellEnd"/>
      <w:r w:rsidRPr="002452D6">
        <w:t xml:space="preserve"> layer with </w:t>
      </w:r>
      <w:r>
        <w:t>d</w:t>
      </w:r>
      <w:r w:rsidRPr="002452D6">
        <w:t>ilation</w:t>
      </w:r>
      <w:r>
        <w:t xml:space="preserve"> </w:t>
      </w:r>
      <w:r w:rsidRPr="002452D6">
        <w:t>(1, T), Spatial Attention module, and 3D translator Cascade.</w:t>
      </w:r>
      <w:r>
        <w:t xml:space="preserve"> </w:t>
      </w:r>
      <w:r w:rsidRPr="00C5194F">
        <w:t xml:space="preserve">ST Feature </w:t>
      </w:r>
      <w:r>
        <w:t>extraction block</w:t>
      </w:r>
      <w:r w:rsidRPr="00C5194F">
        <w:t xml:space="preserve"> gives the effect of learning </w:t>
      </w:r>
      <w:proofErr w:type="spellStart"/>
      <w:r w:rsidRPr="00C5194F">
        <w:t>spatio</w:t>
      </w:r>
      <w:proofErr w:type="spellEnd"/>
      <w:r w:rsidRPr="00C5194F">
        <w:t xml:space="preserve">-temporal features using </w:t>
      </w:r>
      <w:proofErr w:type="spellStart"/>
      <w:r>
        <w:t>STMap</w:t>
      </w:r>
      <w:proofErr w:type="spellEnd"/>
      <w:r w:rsidRPr="00C5194F">
        <w:t xml:space="preserve"> </w:t>
      </w:r>
      <w:r>
        <w:t>form</w:t>
      </w:r>
      <w:r w:rsidRPr="00C5194F">
        <w:t xml:space="preserve"> data.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B1758" w14:paraId="7D771A9B" w14:textId="77777777" w:rsidTr="00A47F77">
        <w:tc>
          <w:tcPr>
            <w:tcW w:w="7428" w:type="dxa"/>
            <w:hideMark/>
          </w:tcPr>
          <w:p w14:paraId="5685886C" w14:textId="77777777" w:rsidR="006B1758" w:rsidRPr="00F17DA1" w:rsidRDefault="00000000" w:rsidP="00A47F77">
            <w:pPr>
              <w:pStyle w:val="MDPI39equation"/>
              <w:rPr>
                <w:i/>
                <w:lang w:eastAsia="ko-KR"/>
              </w:rPr>
            </w:pPr>
            <m:oMathPara>
              <m:oMath>
                <m:sSubSup>
                  <m:sSubSupPr>
                    <m:ctrlPr>
                      <w:rPr>
                        <w:rFonts w:ascii="Cambria Math" w:eastAsia="바탕" w:hAnsi="바탕" w:cs="바탕"/>
                        <w:i/>
                        <w:lang w:eastAsia="ko-KR"/>
                      </w:rPr>
                    </m:ctrlPr>
                  </m:sSubSupPr>
                  <m:e>
                    <m:r>
                      <w:rPr>
                        <w:rFonts w:ascii="Cambria Math" w:eastAsia="바탕" w:hAnsi="바탕" w:cs="바탕"/>
                        <w:lang w:eastAsia="ko-KR"/>
                      </w:rPr>
                      <m:t>E</m:t>
                    </m:r>
                  </m:e>
                  <m:sub>
                    <m:r>
                      <w:rPr>
                        <w:rFonts w:ascii="Cambria Math" w:eastAsia="바탕" w:hAnsi="바탕" w:cs="바탕"/>
                        <w:lang w:eastAsia="ko-KR"/>
                      </w:rPr>
                      <m:t>ST FeatureBlock</m:t>
                    </m:r>
                  </m:sub>
                  <m:sup>
                    <m:r>
                      <w:rPr>
                        <w:rFonts w:ascii="Cambria Math" w:eastAsia="바탕" w:hAnsi="바탕" w:cs="바탕"/>
                        <w:lang w:eastAsia="ko-KR"/>
                      </w:rPr>
                      <m:t>n</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ST Translator</m:t>
                        </m:r>
                      </m:sub>
                      <m:sup>
                        <m:r>
                          <w:rPr>
                            <w:rFonts w:ascii="Cambria Math" w:hAnsi="Cambria Math"/>
                          </w:rPr>
                          <m:t>n</m:t>
                        </m:r>
                      </m:sup>
                    </m:sSubSup>
                  </m:e>
                </m:d>
                <m:r>
                  <w:rPr>
                    <w:rFonts w:ascii="Cambria Math" w:eastAsia="바탕" w:hAnsi="바탕" w:cs="바탕"/>
                    <w:lang w:eastAsia="ko-KR"/>
                  </w:rPr>
                  <m:t>= SpatialAttention(MaxVit</m:t>
                </m:r>
                <m:d>
                  <m:dPr>
                    <m:ctrlPr>
                      <w:rPr>
                        <w:rFonts w:ascii="Cambria Math" w:eastAsia="바탕" w:hAnsi="바탕" w:cs="바탕"/>
                        <w:i/>
                        <w:lang w:eastAsia="ko-KR"/>
                      </w:rPr>
                    </m:ctrlPr>
                  </m:dPr>
                  <m:e>
                    <m:sSub>
                      <m:sSubPr>
                        <m:ctrlPr>
                          <w:rPr>
                            <w:rFonts w:ascii="Cambria Math" w:eastAsia="바탕" w:hAnsi="바탕" w:cs="바탕"/>
                            <w:i/>
                            <w:lang w:eastAsia="ko-KR"/>
                          </w:rPr>
                        </m:ctrlPr>
                      </m:sSubPr>
                      <m:e>
                        <m:r>
                          <w:rPr>
                            <w:rFonts w:ascii="Cambria Math" w:eastAsia="바탕" w:hAnsi="바탕" w:cs="바탕"/>
                            <w:lang w:eastAsia="ko-KR"/>
                          </w:rPr>
                          <m:t>X</m:t>
                        </m:r>
                      </m:e>
                      <m:sub>
                        <m:r>
                          <w:rPr>
                            <w:rFonts w:ascii="Cambria Math" w:eastAsia="바탕" w:hAnsi="바탕" w:cs="바탕"/>
                            <w:lang w:eastAsia="ko-KR"/>
                          </w:rPr>
                          <m:t>ST Transformer</m:t>
                        </m:r>
                      </m:sub>
                    </m:sSub>
                  </m:e>
                </m:d>
                <m:r>
                  <w:rPr>
                    <w:rFonts w:ascii="Cambria Math" w:eastAsia="바탕" w:hAnsi="바탕" w:cs="바탕"/>
                    <w:lang w:eastAsia="ko-KR"/>
                  </w:rPr>
                  <m:t>)</m:t>
                </m:r>
              </m:oMath>
            </m:oMathPara>
          </w:p>
        </w:tc>
        <w:tc>
          <w:tcPr>
            <w:tcW w:w="431" w:type="dxa"/>
            <w:vAlign w:val="center"/>
            <w:hideMark/>
          </w:tcPr>
          <w:p w14:paraId="5BCF775E" w14:textId="77777777" w:rsidR="006B1758" w:rsidRDefault="006B1758" w:rsidP="00A47F77">
            <w:pPr>
              <w:pStyle w:val="MDPI3aequationnumber"/>
              <w:spacing w:line="260" w:lineRule="atLeast"/>
            </w:pPr>
            <w:r>
              <w:t>(4)</w:t>
            </w:r>
          </w:p>
          <w:p w14:paraId="41232CB6" w14:textId="77777777" w:rsidR="006B1758" w:rsidRDefault="006B1758" w:rsidP="00A47F77">
            <w:pPr>
              <w:pStyle w:val="MDPI3aequationnumber"/>
              <w:spacing w:line="260" w:lineRule="atLeast"/>
            </w:pPr>
          </w:p>
        </w:tc>
      </w:tr>
    </w:tbl>
    <w:p w14:paraId="5D449A01" w14:textId="77777777" w:rsidR="006B1758" w:rsidRPr="008E03F1" w:rsidRDefault="006B1758" w:rsidP="006B1758">
      <w:pPr>
        <w:pStyle w:val="MDPI35textbeforelist"/>
        <w:ind w:left="0" w:firstLine="0"/>
        <w:rPr>
          <w:rFonts w:eastAsia="맑은 고딕"/>
          <w:lang w:eastAsia="ko-KR"/>
        </w:rPr>
      </w:pPr>
    </w:p>
    <w:p w14:paraId="2BD4EF35" w14:textId="77777777" w:rsidR="006B1758" w:rsidRDefault="006B1758" w:rsidP="006B1758">
      <w:pPr>
        <w:pStyle w:val="MDPI23heading3"/>
      </w:pPr>
      <w:r>
        <w:t xml:space="preserve">3.2 Feature Mixer: </w:t>
      </w:r>
      <w:proofErr w:type="spellStart"/>
      <w:r w:rsidRPr="00653C60">
        <w:t>spatio</w:t>
      </w:r>
      <w:proofErr w:type="spellEnd"/>
      <w:r w:rsidRPr="00653C60">
        <w:t xml:space="preserve">-temporal </w:t>
      </w:r>
      <w:r w:rsidRPr="00983DC2">
        <w:t>feature combination module</w:t>
      </w:r>
    </w:p>
    <w:p w14:paraId="22E98BBD" w14:textId="77777777" w:rsidR="006B1758" w:rsidRDefault="006B1758" w:rsidP="006B1758">
      <w:pPr>
        <w:pStyle w:val="MDPI35textbeforelist"/>
      </w:pPr>
      <w:r>
        <w:rPr>
          <w:noProof/>
          <w:snapToGrid/>
        </w:rPr>
        <w:drawing>
          <wp:anchor distT="0" distB="0" distL="114300" distR="114300" simplePos="0" relativeHeight="251659264" behindDoc="0" locked="0" layoutInCell="1" allowOverlap="1" wp14:anchorId="7591EAB5" wp14:editId="79E611EB">
            <wp:simplePos x="0" y="0"/>
            <wp:positionH relativeFrom="column">
              <wp:posOffset>80010</wp:posOffset>
            </wp:positionH>
            <wp:positionV relativeFrom="paragraph">
              <wp:posOffset>1315085</wp:posOffset>
            </wp:positionV>
            <wp:extent cx="6512560" cy="2776855"/>
            <wp:effectExtent l="0" t="0" r="2540" b="4445"/>
            <wp:wrapTopAndBottom/>
            <wp:docPr id="9" name="그림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2560" cy="27768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Each </w:t>
      </w:r>
      <w:r w:rsidRPr="006612A1">
        <w:t xml:space="preserve">of the three features extracted from Axis Feature Extractor has specific features for the time axis, W axis, and H axis. It is difficult to expect high accuracy when learning </w:t>
      </w:r>
      <w:r>
        <w:t>PPG</w:t>
      </w:r>
      <w:r w:rsidRPr="006612A1">
        <w:t xml:space="preserve"> using only each feature, but high accuracy can be expected by combining the facial characteristics extracted from the time axis, the </w:t>
      </w:r>
      <w:r>
        <w:t>PPG</w:t>
      </w:r>
      <w:r w:rsidRPr="006612A1">
        <w:t xml:space="preserve"> characteristics of the W axis, and the </w:t>
      </w:r>
      <w:r>
        <w:t>PPG</w:t>
      </w:r>
      <w:r w:rsidRPr="006612A1">
        <w:t xml:space="preserve"> characteristics of the H axis. Interpolation is required because the results extracted from the stream are processed according to the input size of each axis. After interpolation, the processed feature map was processed, which is an Attentive 3D feature including </w:t>
      </w:r>
      <w:r>
        <w:t>PPG</w:t>
      </w:r>
      <w:r w:rsidRPr="006612A1">
        <w:t xml:space="preserve"> information</w:t>
      </w:r>
      <w:r>
        <w:t>.</w:t>
      </w:r>
    </w:p>
    <w:p w14:paraId="74A29013" w14:textId="77777777" w:rsidR="006B1758" w:rsidRPr="00C42CC3" w:rsidRDefault="006B1758" w:rsidP="006B1758">
      <w:pPr>
        <w:pStyle w:val="MDPI51figurecaption"/>
        <w:rPr>
          <w:rFonts w:ascii="바탕" w:eastAsia="바탕" w:hAnsi="바탕" w:cs="바탕"/>
          <w:b/>
          <w:lang w:eastAsia="ko-KR"/>
        </w:rPr>
      </w:pPr>
      <w:r w:rsidRPr="006B4967">
        <w:rPr>
          <w:b/>
        </w:rPr>
        <w:t xml:space="preserve">Figure </w:t>
      </w:r>
      <w:r>
        <w:rPr>
          <w:b/>
        </w:rPr>
        <w:t>2</w:t>
      </w:r>
      <w:r>
        <w:rPr>
          <w:rFonts w:ascii="바탕" w:eastAsia="바탕" w:hAnsi="바탕" w:cs="바탕" w:hint="eastAsia"/>
          <w:b/>
          <w:lang w:eastAsia="ko-KR"/>
        </w:rPr>
        <w:t>.</w:t>
      </w:r>
      <w:r>
        <w:rPr>
          <w:rFonts w:ascii="바탕" w:eastAsia="바탕" w:hAnsi="바탕" w:cs="바탕"/>
          <w:b/>
          <w:lang w:eastAsia="ko-KR"/>
        </w:rPr>
        <w:t xml:space="preserve"> </w:t>
      </w:r>
      <w:r w:rsidRPr="000F0E0F">
        <w:t>Type of Feature mixer</w:t>
      </w:r>
    </w:p>
    <w:p w14:paraId="1B7E0E82" w14:textId="77777777" w:rsidR="006B1758" w:rsidRDefault="006B1758" w:rsidP="006B1758">
      <w:pPr>
        <w:pStyle w:val="MDPI35textbeforelist"/>
      </w:pPr>
      <w:r>
        <w:lastRenderedPageBreak/>
        <w:t>Figure 2 is Type of Feature Mixer</w:t>
      </w:r>
      <w:r w:rsidRPr="008B32D3">
        <w:t>. Attentive</w:t>
      </w:r>
      <w:r w:rsidRPr="006612A1">
        <w:t xml:space="preserve"> feature is divided into 10 cases according to the processing method.</w:t>
      </w:r>
    </w:p>
    <w:p w14:paraId="4DFF5064" w14:textId="77777777" w:rsidR="006B1758" w:rsidRDefault="006B1758" w:rsidP="006B1758">
      <w:pPr>
        <w:pStyle w:val="MDPI35textbeforelist"/>
      </w:pPr>
    </w:p>
    <w:p w14:paraId="56BBEAE3" w14:textId="77777777" w:rsidR="006B1758" w:rsidRDefault="006B1758" w:rsidP="006B1758">
      <w:pPr>
        <w:pStyle w:val="MDPI23heading3"/>
      </w:pPr>
      <w:r>
        <w:t>3.3 PPG Decoder: Generate PPG Signal from attentive feature</w:t>
      </w:r>
    </w:p>
    <w:p w14:paraId="022EE926" w14:textId="16645460" w:rsidR="006B1758" w:rsidRDefault="000E63D3" w:rsidP="006B1758">
      <w:pPr>
        <w:pStyle w:val="MDPI35textbeforelist"/>
      </w:pPr>
      <w:ins w:id="26" w:author="A246" w:date="2022-09-20T16:32:00Z">
        <w:r w:rsidRPr="000E63D3">
          <w:t xml:space="preserve">The </w:t>
        </w:r>
        <w:proofErr w:type="spellStart"/>
        <w:r w:rsidRPr="000E63D3">
          <w:t>attentive</w:t>
        </w:r>
      </w:ins>
      <w:del w:id="27" w:author="A246" w:date="2022-09-20T16:32:00Z">
        <w:r w:rsidR="006B1758" w:rsidRPr="00DB08C9" w:rsidDel="000E63D3">
          <w:delText xml:space="preserve">Attentive </w:delText>
        </w:r>
      </w:del>
      <w:r w:rsidR="006B1758" w:rsidRPr="00DB08C9">
        <w:t>feature</w:t>
      </w:r>
      <w:proofErr w:type="spellEnd"/>
      <w:r w:rsidR="006B1758" w:rsidRPr="00DB08C9">
        <w:t xml:space="preserve"> requires </w:t>
      </w:r>
      <w:ins w:id="28" w:author="A246" w:date="2022-09-20T16:32:00Z">
        <w:r w:rsidRPr="000E63D3">
          <w:t>a 3D</w:t>
        </w:r>
      </w:ins>
      <w:del w:id="29" w:author="A246" w:date="2022-09-20T16:32:00Z">
        <w:r w:rsidR="006B1758" w:rsidRPr="00DB08C9" w:rsidDel="000E63D3">
          <w:delText xml:space="preserve">3D </w:delText>
        </w:r>
      </w:del>
      <w:r w:rsidR="006B1758" w:rsidRPr="00DB08C9">
        <w:t xml:space="preserve">convolution operation to extract time series information in a three-dimensional form. However, it was changed to </w:t>
      </w:r>
      <w:proofErr w:type="spellStart"/>
      <w:r w:rsidR="006B1758">
        <w:t>STMap</w:t>
      </w:r>
      <w:proofErr w:type="spellEnd"/>
      <w:r w:rsidR="006B1758" w:rsidRPr="00DB08C9">
        <w:t xml:space="preserve"> and then Vit was applied to achieve </w:t>
      </w:r>
      <w:ins w:id="30" w:author="A246" w:date="2022-09-20T16:32:00Z">
        <w:r w:rsidR="00917B10" w:rsidRPr="00917B10">
          <w:t xml:space="preserve">a </w:t>
        </w:r>
        <w:proofErr w:type="spellStart"/>
        <w:r w:rsidR="00917B10" w:rsidRPr="00917B10">
          <w:t>similar</w:t>
        </w:r>
      </w:ins>
      <w:del w:id="31" w:author="A246" w:date="2022-09-20T16:32:00Z">
        <w:r w:rsidR="006B1758" w:rsidRPr="00DB08C9" w:rsidDel="00917B10">
          <w:delText xml:space="preserve">similar </w:delText>
        </w:r>
      </w:del>
      <w:r w:rsidR="006B1758" w:rsidRPr="00DB08C9">
        <w:t>performance</w:t>
      </w:r>
      <w:proofErr w:type="spellEnd"/>
      <w:r w:rsidR="006B1758" w:rsidRPr="00DB08C9">
        <w:t xml:space="preserve"> to 3D convolution.</w:t>
      </w:r>
      <w:r w:rsidR="006B1758">
        <w:t xml:space="preserve"> </w:t>
      </w:r>
      <w:r w:rsidR="006B1758" w:rsidRPr="00DB08C9">
        <w:t xml:space="preserve">To learn the features of all areas, Max Vit was selected and used, and the last feature to extract the </w:t>
      </w:r>
      <w:r w:rsidR="006B1758">
        <w:t>PPG</w:t>
      </w:r>
      <w:r w:rsidR="006B1758" w:rsidRPr="00DB08C9">
        <w:t xml:space="preserve"> was generated by spatially averaging, and the result was obtained through the Residual operation of Conv1d.</w:t>
      </w:r>
    </w:p>
    <w:p w14:paraId="5CB312BF" w14:textId="77777777" w:rsidR="006B1758" w:rsidRPr="00DE40AB" w:rsidRDefault="006B1758" w:rsidP="006B1758">
      <w:pPr>
        <w:pStyle w:val="MDPI35textbeforelist"/>
      </w:pPr>
    </w:p>
    <w:p w14:paraId="5CE30F37" w14:textId="77777777" w:rsidR="006B1758" w:rsidRDefault="006B1758" w:rsidP="006B1758">
      <w:pPr>
        <w:pStyle w:val="MDPI23heading3"/>
      </w:pPr>
      <w:r>
        <w:t>3.4 Loss function</w:t>
      </w:r>
    </w:p>
    <w:p w14:paraId="0DCB9C0E" w14:textId="77777777" w:rsidR="006B1758" w:rsidRDefault="006B1758" w:rsidP="006B1758">
      <w:pPr>
        <w:pStyle w:val="MDPI35textbeforelist"/>
      </w:pPr>
      <w:r w:rsidRPr="00C94A3D">
        <w:t xml:space="preserve">The PPG signal contains various physical information. In order to simply infer the heart rate, information extraction is possible only with neg-Pearson. </w:t>
      </w:r>
    </w:p>
    <w:tbl>
      <w:tblPr>
        <w:tblW w:w="8290" w:type="dxa"/>
        <w:tblInd w:w="2608" w:type="dxa"/>
        <w:tblCellMar>
          <w:left w:w="0" w:type="dxa"/>
          <w:right w:w="0" w:type="dxa"/>
        </w:tblCellMar>
        <w:tblLook w:val="04A0" w:firstRow="1" w:lastRow="0" w:firstColumn="1" w:lastColumn="0" w:noHBand="0" w:noVBand="1"/>
      </w:tblPr>
      <w:tblGrid>
        <w:gridCol w:w="7428"/>
        <w:gridCol w:w="431"/>
        <w:gridCol w:w="431"/>
      </w:tblGrid>
      <w:tr w:rsidR="006B1758" w14:paraId="52F3424D" w14:textId="77777777" w:rsidTr="00A47F77">
        <w:tc>
          <w:tcPr>
            <w:tcW w:w="7428" w:type="dxa"/>
            <w:hideMark/>
          </w:tcPr>
          <w:p w14:paraId="572E8E37" w14:textId="77777777" w:rsidR="006B1758" w:rsidRPr="008C7DC9" w:rsidRDefault="00000000" w:rsidP="00A47F77">
            <w:pPr>
              <w:pStyle w:val="MDPI3aequationnumber"/>
              <w:spacing w:line="260" w:lineRule="atLeast"/>
            </w:pPr>
            <m:oMathPara>
              <m:oMath>
                <m:sSup>
                  <m:sSupPr>
                    <m:ctrlPr>
                      <w:rPr>
                        <w:rFonts w:ascii="Cambria Math" w:hAnsi="Cambria Math"/>
                        <w:i/>
                      </w:rPr>
                    </m:ctrlPr>
                  </m:sSupPr>
                  <m:e>
                    <m:r>
                      <w:rPr>
                        <w:rFonts w:ascii="Cambria Math" w:hAnsi="Cambria Math"/>
                      </w:rPr>
                      <m:t>ppg</m:t>
                    </m:r>
                  </m:e>
                  <m:sup>
                    <m:r>
                      <w:rPr>
                        <w:rFonts w:ascii="Cambria Math" w:hAnsi="Cambria Math"/>
                      </w:rPr>
                      <m:t>inf</m:t>
                    </m:r>
                  </m:sup>
                </m:sSup>
                <m:r>
                  <w:rPr>
                    <w:rFonts w:ascii="Cambria Math" w:hAnsi="Cambria Math"/>
                  </w:rPr>
                  <m:t>=APNet(</m:t>
                </m:r>
                <m:sSub>
                  <m:sSubPr>
                    <m:ctrlPr>
                      <w:rPr>
                        <w:rFonts w:ascii="Cambria Math" w:hAnsi="Cambria Math"/>
                        <w:i/>
                      </w:rPr>
                    </m:ctrlPr>
                  </m:sSubPr>
                  <m:e>
                    <m:r>
                      <w:rPr>
                        <w:rFonts w:ascii="Cambria Math" w:hAnsi="Cambria Math"/>
                      </w:rPr>
                      <m:t>X</m:t>
                    </m:r>
                  </m:e>
                  <m:sub>
                    <m:r>
                      <w:rPr>
                        <w:rFonts w:ascii="Cambria Math" w:hAnsi="Cambria Math"/>
                      </w:rPr>
                      <m:t>video</m:t>
                    </m:r>
                  </m:sub>
                </m:sSub>
                <m:r>
                  <w:rPr>
                    <w:rFonts w:ascii="Cambria Math" w:hAnsi="Cambria Math"/>
                  </w:rPr>
                  <m:t>)</m:t>
                </m:r>
              </m:oMath>
            </m:oMathPara>
          </w:p>
          <w:p w14:paraId="3012B89C" w14:textId="77777777" w:rsidR="006B1758" w:rsidRPr="00383892" w:rsidRDefault="00000000" w:rsidP="00A47F77">
            <w:pPr>
              <w:pStyle w:val="MDPI3aequationnumber"/>
              <w:spacing w:line="260" w:lineRule="atLeast"/>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ppg</m:t>
                        </m:r>
                      </m:e>
                      <m:sup>
                        <m:r>
                          <w:rPr>
                            <w:rFonts w:ascii="Cambria Math" w:hAnsi="Cambria Math"/>
                          </w:rPr>
                          <m:t>gt</m:t>
                        </m:r>
                      </m:sup>
                    </m:sSup>
                  </m:sub>
                </m:sSub>
                <m:r>
                  <w:rPr>
                    <w:rFonts w:ascii="Cambria Math" w:hAnsi="Cambria Math"/>
                  </w:rPr>
                  <m:t xml:space="preserve">, </m:t>
                </m:r>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ppg</m:t>
                        </m:r>
                      </m:e>
                      <m:sup>
                        <m:r>
                          <w:rPr>
                            <w:rFonts w:ascii="Cambria Math" w:hAnsi="Cambria Math"/>
                          </w:rPr>
                          <m:t>gt</m:t>
                        </m:r>
                      </m:sup>
                    </m:sSup>
                  </m:sub>
                </m:sSub>
                <m:r>
                  <w:rPr>
                    <w:rFonts w:ascii="Cambria Math" w:hAnsi="Cambria Math"/>
                  </w:rPr>
                  <m:t>=FFT</m:t>
                </m:r>
                <m:d>
                  <m:dPr>
                    <m:ctrlPr>
                      <w:rPr>
                        <w:rFonts w:ascii="Cambria Math" w:hAnsi="Cambria Math"/>
                        <w:i/>
                      </w:rPr>
                    </m:ctrlPr>
                  </m:dPr>
                  <m:e>
                    <m:sSup>
                      <m:sSupPr>
                        <m:ctrlPr>
                          <w:rPr>
                            <w:rFonts w:ascii="Cambria Math" w:hAnsi="Cambria Math"/>
                            <w:i/>
                          </w:rPr>
                        </m:ctrlPr>
                      </m:sSupPr>
                      <m:e>
                        <m:r>
                          <w:rPr>
                            <w:rFonts w:ascii="Cambria Math" w:hAnsi="Cambria Math"/>
                          </w:rPr>
                          <m:t>ppg</m:t>
                        </m:r>
                      </m:e>
                      <m:sup>
                        <m:r>
                          <w:rPr>
                            <w:rFonts w:ascii="Cambria Math" w:hAnsi="Cambria Math"/>
                          </w:rPr>
                          <m:t>gt</m:t>
                        </m:r>
                      </m:sup>
                    </m:sSup>
                  </m:e>
                </m:d>
                <m:r>
                  <w:rPr>
                    <w:rFonts w:ascii="Cambria Math" w:hAnsi="Cambria Math"/>
                  </w:rPr>
                  <m:t xml:space="preserve">, </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ppg</m:t>
                        </m:r>
                      </m:e>
                      <m:sup>
                        <m:r>
                          <w:rPr>
                            <w:rFonts w:ascii="Cambria Math" w:hAnsi="Cambria Math"/>
                          </w:rPr>
                          <m:t>inf</m:t>
                        </m:r>
                      </m:sup>
                    </m:sSup>
                  </m:sub>
                </m:sSub>
                <m:r>
                  <w:rPr>
                    <w:rFonts w:ascii="Cambria Math" w:hAnsi="Cambria Math"/>
                  </w:rPr>
                  <m:t xml:space="preserve">, </m:t>
                </m:r>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ppg</m:t>
                        </m:r>
                      </m:e>
                      <m:sup>
                        <m:r>
                          <w:rPr>
                            <w:rFonts w:ascii="Cambria Math" w:hAnsi="Cambria Math"/>
                          </w:rPr>
                          <m:t>inf</m:t>
                        </m:r>
                      </m:sup>
                    </m:sSup>
                  </m:sub>
                </m:sSub>
                <m:r>
                  <w:rPr>
                    <w:rFonts w:ascii="Cambria Math" w:hAnsi="Cambria Math"/>
                  </w:rPr>
                  <m:t>=FFT</m:t>
                </m:r>
                <m:d>
                  <m:dPr>
                    <m:ctrlPr>
                      <w:rPr>
                        <w:rFonts w:ascii="Cambria Math" w:hAnsi="Cambria Math"/>
                        <w:i/>
                      </w:rPr>
                    </m:ctrlPr>
                  </m:dPr>
                  <m:e>
                    <m:sSup>
                      <m:sSupPr>
                        <m:ctrlPr>
                          <w:rPr>
                            <w:rFonts w:ascii="Cambria Math" w:hAnsi="Cambria Math"/>
                            <w:i/>
                          </w:rPr>
                        </m:ctrlPr>
                      </m:sSupPr>
                      <m:e>
                        <m:r>
                          <w:rPr>
                            <w:rFonts w:ascii="Cambria Math" w:hAnsi="Cambria Math"/>
                          </w:rPr>
                          <m:t>ppg</m:t>
                        </m:r>
                      </m:e>
                      <m:sup>
                        <m:r>
                          <w:rPr>
                            <w:rFonts w:ascii="Cambria Math" w:hAnsi="Cambria Math"/>
                          </w:rPr>
                          <m:t>inf</m:t>
                        </m:r>
                      </m:sup>
                    </m:sSup>
                  </m:e>
                </m:d>
              </m:oMath>
            </m:oMathPara>
          </w:p>
          <w:p w14:paraId="59411056" w14:textId="77777777" w:rsidR="006B1758" w:rsidRPr="00383892" w:rsidRDefault="00000000" w:rsidP="00A47F77">
            <w:pPr>
              <w:pStyle w:val="MDPI3aequationnumber"/>
              <w:spacing w:line="260" w:lineRule="atLeast"/>
            </w:pPr>
            <m:oMathPara>
              <m:oMath>
                <m:sSub>
                  <m:sSubPr>
                    <m:ctrlPr>
                      <w:rPr>
                        <w:rFonts w:ascii="Cambria Math" w:hAnsi="Cambria Math"/>
                        <w:i/>
                      </w:rPr>
                    </m:ctrlPr>
                  </m:sSubPr>
                  <m:e>
                    <m:r>
                      <w:rPr>
                        <w:rFonts w:ascii="Cambria Math" w:hAnsi="Cambria Math"/>
                      </w:rPr>
                      <m:t>L</m:t>
                    </m:r>
                  </m:e>
                  <m:sub>
                    <m:r>
                      <w:rPr>
                        <w:rFonts w:ascii="Cambria Math" w:hAnsi="Cambria Math"/>
                      </w:rPr>
                      <m:t>fft</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ppg</m:t>
                                </m:r>
                              </m:e>
                              <m:sup>
                                <m:r>
                                  <w:rPr>
                                    <w:rFonts w:ascii="Cambria Math" w:hAnsi="Cambria Math"/>
                                  </w:rPr>
                                  <m:t>gt</m:t>
                                </m:r>
                              </m:sup>
                            </m:sSup>
                          </m:sub>
                        </m:sSub>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ppg</m:t>
                                </m:r>
                              </m:e>
                              <m:sup>
                                <m:r>
                                  <w:rPr>
                                    <w:rFonts w:ascii="Cambria Math" w:hAnsi="Cambria Math"/>
                                  </w:rPr>
                                  <m:t>inf</m:t>
                                </m:r>
                              </m:sup>
                            </m:sSup>
                          </m:sub>
                        </m:sSub>
                        <m:r>
                          <w:rPr>
                            <w:rFonts w:ascii="Cambria Math" w:hAnsi="Cambria Math"/>
                          </w:rPr>
                          <m:t xml:space="preserve"> </m:t>
                        </m:r>
                      </m:e>
                    </m:d>
                  </m:e>
                  <m:sub>
                    <m:r>
                      <w:rPr>
                        <w:rFonts w:ascii="Cambria Math" w:hAnsi="Cambria Math"/>
                      </w:rPr>
                      <m:t>1</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ppg</m:t>
                                </m:r>
                              </m:e>
                              <m:sup>
                                <m:r>
                                  <w:rPr>
                                    <w:rFonts w:ascii="Cambria Math" w:hAnsi="Cambria Math"/>
                                  </w:rPr>
                                  <m:t>gt</m:t>
                                </m:r>
                              </m:sup>
                            </m:sSup>
                          </m:sub>
                        </m:sSub>
                        <m:r>
                          <w:rPr>
                            <w:rFonts w:ascii="Cambria Math" w:hAnsi="Cambria Math"/>
                          </w:rPr>
                          <m:t>-</m:t>
                        </m:r>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ppg</m:t>
                                </m:r>
                              </m:e>
                              <m:sup>
                                <m:r>
                                  <w:rPr>
                                    <w:rFonts w:ascii="Cambria Math" w:hAnsi="Cambria Math"/>
                                  </w:rPr>
                                  <m:t>inf</m:t>
                                </m:r>
                              </m:sup>
                            </m:sSup>
                          </m:sub>
                        </m:sSub>
                        <m:r>
                          <w:rPr>
                            <w:rFonts w:ascii="Cambria Math" w:hAnsi="Cambria Math"/>
                          </w:rPr>
                          <m:t xml:space="preserve"> </m:t>
                        </m:r>
                      </m:e>
                    </m:d>
                  </m:e>
                  <m:sub>
                    <m:r>
                      <w:rPr>
                        <w:rFonts w:ascii="Cambria Math" w:hAnsi="Cambria Math"/>
                      </w:rPr>
                      <m:t>1</m:t>
                    </m:r>
                  </m:sub>
                </m:sSub>
                <m:r>
                  <w:rPr>
                    <w:rFonts w:ascii="Cambria Math" w:hAnsi="Cambria Math"/>
                  </w:rPr>
                  <m:t xml:space="preserve"> </m:t>
                </m:r>
              </m:oMath>
            </m:oMathPara>
          </w:p>
          <w:p w14:paraId="301CA103" w14:textId="77777777" w:rsidR="006B1758" w:rsidRPr="00383892" w:rsidRDefault="006B1758" w:rsidP="00A47F77">
            <w:pPr>
              <w:pStyle w:val="MDPI3aequationnumber"/>
              <w:spacing w:line="260" w:lineRule="atLeast"/>
            </w:pPr>
          </w:p>
          <w:p w14:paraId="5559CDE6" w14:textId="77777777" w:rsidR="006B1758" w:rsidRPr="00C94A3D" w:rsidRDefault="006B1758" w:rsidP="00A47F77">
            <w:pPr>
              <w:pStyle w:val="MDPI3aequationnumber"/>
              <w:spacing w:line="260" w:lineRule="atLeast"/>
            </w:pPr>
          </w:p>
        </w:tc>
        <w:tc>
          <w:tcPr>
            <w:tcW w:w="431" w:type="dxa"/>
          </w:tcPr>
          <w:p w14:paraId="713CDA47" w14:textId="77777777" w:rsidR="006B1758" w:rsidRDefault="006B1758" w:rsidP="00A47F77">
            <w:pPr>
              <w:pStyle w:val="MDPI3aequationnumber"/>
              <w:spacing w:line="260" w:lineRule="atLeast"/>
            </w:pPr>
          </w:p>
        </w:tc>
        <w:tc>
          <w:tcPr>
            <w:tcW w:w="431" w:type="dxa"/>
            <w:vAlign w:val="center"/>
            <w:hideMark/>
          </w:tcPr>
          <w:p w14:paraId="468EBAF2" w14:textId="77777777" w:rsidR="006B1758" w:rsidRDefault="006B1758" w:rsidP="00A47F77">
            <w:pPr>
              <w:pStyle w:val="MDPI3aequationnumber"/>
              <w:spacing w:line="260" w:lineRule="atLeast"/>
            </w:pPr>
            <w:r>
              <w:t>(5)</w:t>
            </w:r>
          </w:p>
          <w:p w14:paraId="6CA6B825" w14:textId="77777777" w:rsidR="006B1758" w:rsidRDefault="006B1758" w:rsidP="00A47F77">
            <w:pPr>
              <w:pStyle w:val="MDPI3aequationnumber"/>
              <w:spacing w:line="260" w:lineRule="atLeast"/>
            </w:pPr>
          </w:p>
        </w:tc>
      </w:tr>
    </w:tbl>
    <w:p w14:paraId="59435C50" w14:textId="77777777" w:rsidR="006B1758" w:rsidRDefault="006B1758" w:rsidP="006B1758">
      <w:pPr>
        <w:pStyle w:val="MDPI35textbeforelist"/>
      </w:pPr>
      <w:r w:rsidRPr="009E2B95">
        <w:t>Where</w:t>
      </w:r>
      <w:r>
        <w:t xml:space="preserve"> </w:t>
      </w:r>
      <m:oMath>
        <m:sSup>
          <m:sSupPr>
            <m:ctrlPr>
              <w:rPr>
                <w:rFonts w:ascii="Cambria Math" w:hAnsi="Cambria Math"/>
                <w:i/>
              </w:rPr>
            </m:ctrlPr>
          </m:sSupPr>
          <m:e>
            <m:r>
              <w:rPr>
                <w:rFonts w:ascii="Cambria Math" w:hAnsi="Cambria Math"/>
              </w:rPr>
              <m:t>ppg</m:t>
            </m:r>
          </m:e>
          <m:sup>
            <m:r>
              <w:rPr>
                <w:rFonts w:ascii="Cambria Math" w:hAnsi="Cambria Math"/>
              </w:rPr>
              <m:t>gt</m:t>
            </m:r>
          </m:sup>
        </m:sSup>
      </m:oMath>
      <w:r>
        <w:rPr>
          <w:rFonts w:eastAsia="맑은 고딕" w:hint="eastAsia"/>
          <w:lang w:eastAsia="ko-KR"/>
        </w:rPr>
        <w:t xml:space="preserve"> </w:t>
      </w:r>
      <w:r>
        <w:rPr>
          <w:rFonts w:eastAsia="맑은 고딕"/>
          <w:lang w:eastAsia="ko-KR"/>
        </w:rPr>
        <w:t xml:space="preserve">is the ground truth PPG signals, and </w:t>
      </w:r>
      <m:oMath>
        <m:sSup>
          <m:sSupPr>
            <m:ctrlPr>
              <w:rPr>
                <w:rFonts w:ascii="Cambria Math" w:hAnsi="Cambria Math"/>
                <w:i/>
              </w:rPr>
            </m:ctrlPr>
          </m:sSupPr>
          <m:e>
            <m:r>
              <w:rPr>
                <w:rFonts w:ascii="Cambria Math" w:hAnsi="Cambria Math"/>
              </w:rPr>
              <m:t>ppg</m:t>
            </m:r>
          </m:e>
          <m:sup>
            <m:r>
              <w:rPr>
                <w:rFonts w:ascii="Cambria Math" w:hAnsi="Cambria Math"/>
              </w:rPr>
              <m:t>inf</m:t>
            </m:r>
          </m:sup>
        </m:sSup>
      </m:oMath>
      <w:r>
        <w:rPr>
          <w:rFonts w:eastAsia="맑은 고딕" w:hint="eastAsia"/>
          <w:lang w:eastAsia="ko-KR"/>
        </w:rPr>
        <w:t xml:space="preserve"> </w:t>
      </w:r>
      <w:r>
        <w:rPr>
          <w:rFonts w:eastAsia="맑은 고딕"/>
          <w:lang w:eastAsia="ko-KR"/>
        </w:rPr>
        <w:t xml:space="preserve">is the inference value of </w:t>
      </w:r>
      <w:proofErr w:type="spellStart"/>
      <w:r>
        <w:rPr>
          <w:rFonts w:eastAsia="맑은 고딕"/>
          <w:lang w:eastAsia="ko-KR"/>
        </w:rPr>
        <w:t>APNet</w:t>
      </w:r>
      <w:proofErr w:type="spellEnd"/>
      <w:r>
        <w:rPr>
          <w:rFonts w:eastAsia="맑은 고딕"/>
          <w:lang w:eastAsia="ko-KR"/>
        </w:rPr>
        <w:t>.</w:t>
      </w:r>
      <w:r w:rsidRPr="009E2B95">
        <w:t xml:space="preserve"> A and P refer to the amplitude and phase of the </w:t>
      </w:r>
      <w:r>
        <w:t>PPG</w:t>
      </w:r>
      <w:r w:rsidRPr="009E2B95">
        <w:t xml:space="preserve"> signal.</w:t>
      </w:r>
      <w:r>
        <w:t xml:space="preserve"> </w:t>
      </w:r>
      <w:r w:rsidRPr="009E2B95">
        <w:t>FFT denotes a fast Fourier transform.</w:t>
      </w:r>
      <w:r>
        <w:t xml:space="preserve"> </w:t>
      </w:r>
      <w:r w:rsidRPr="00FE0FE2">
        <w:t xml:space="preserve">The </w:t>
      </w:r>
      <w:r>
        <w:t>FFT</w:t>
      </w:r>
      <w:r w:rsidRPr="00FE0FE2">
        <w:t xml:space="preserve"> loss has the effect of learning a fine waveform by comparing the size of each frequency band</w:t>
      </w:r>
      <w:r>
        <w:t xml:space="preserve"> [21]</w:t>
      </w:r>
      <w:r w:rsidRPr="00FE0FE2">
        <w:t>.</w:t>
      </w:r>
    </w:p>
    <w:tbl>
      <w:tblPr>
        <w:tblW w:w="8290" w:type="dxa"/>
        <w:tblInd w:w="2608" w:type="dxa"/>
        <w:tblCellMar>
          <w:left w:w="0" w:type="dxa"/>
          <w:right w:w="0" w:type="dxa"/>
        </w:tblCellMar>
        <w:tblLook w:val="04A0" w:firstRow="1" w:lastRow="0" w:firstColumn="1" w:lastColumn="0" w:noHBand="0" w:noVBand="1"/>
      </w:tblPr>
      <w:tblGrid>
        <w:gridCol w:w="7428"/>
        <w:gridCol w:w="431"/>
        <w:gridCol w:w="431"/>
      </w:tblGrid>
      <w:tr w:rsidR="006B1758" w14:paraId="51308D01" w14:textId="77777777" w:rsidTr="00A47F77">
        <w:tc>
          <w:tcPr>
            <w:tcW w:w="7428" w:type="dxa"/>
            <w:hideMark/>
          </w:tcPr>
          <w:p w14:paraId="083948D3" w14:textId="77777777" w:rsidR="006B1758" w:rsidRPr="00383892" w:rsidRDefault="00000000" w:rsidP="00A47F77">
            <w:pPr>
              <w:pStyle w:val="MDPI3aequationnumber"/>
              <w:spacing w:line="260" w:lineRule="atLeast"/>
            </w:pPr>
            <m:oMathPara>
              <m:oMath>
                <m:sSub>
                  <m:sSubPr>
                    <m:ctrlPr>
                      <w:rPr>
                        <w:rFonts w:ascii="Cambria Math" w:hAnsi="Cambria Math"/>
                        <w:i/>
                      </w:rPr>
                    </m:ctrlPr>
                  </m:sSubPr>
                  <m:e>
                    <m:r>
                      <w:rPr>
                        <w:rFonts w:ascii="Cambria Math" w:hAnsi="Cambria Math"/>
                      </w:rPr>
                      <m:t>L</m:t>
                    </m:r>
                  </m:e>
                  <m:sub>
                    <m:r>
                      <w:rPr>
                        <w:rFonts w:ascii="Cambria Math" w:hAnsi="Cambria Math"/>
                      </w:rPr>
                      <m:t>neg-pearson</m:t>
                    </m:r>
                  </m:sub>
                </m:sSub>
                <m:r>
                  <w:rPr>
                    <w:rFonts w:ascii="Cambria Math" w:hAnsi="Cambria Math"/>
                  </w:rPr>
                  <m:t>=1-</m:t>
                </m:r>
                <m:f>
                  <m:fPr>
                    <m:ctrlPr>
                      <w:rPr>
                        <w:rFonts w:ascii="Cambria Math" w:hAnsi="Cambria Math"/>
                        <w:i/>
                      </w:rPr>
                    </m:ctrlPr>
                  </m:fPr>
                  <m:num>
                    <m:r>
                      <w:rPr>
                        <w:rFonts w:ascii="Cambria Math" w:hAnsi="Cambria Math"/>
                      </w:rPr>
                      <m:t>T</m:t>
                    </m:r>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gt</m:t>
                            </m:r>
                          </m:sup>
                        </m:sSup>
                        <m:r>
                          <w:rPr>
                            <w:rFonts w:ascii="Cambria Math" w:hAnsi="Cambria Math"/>
                          </w:rPr>
                          <m:t>×</m:t>
                        </m:r>
                        <m:sSup>
                          <m:sSupPr>
                            <m:ctrlPr>
                              <w:rPr>
                                <w:rFonts w:ascii="Cambria Math" w:hAnsi="Cambria Math"/>
                                <w:i/>
                              </w:rPr>
                            </m:ctrlPr>
                          </m:sSupPr>
                          <m:e>
                            <m:r>
                              <w:rPr>
                                <w:rFonts w:ascii="Cambria Math" w:hAnsi="Cambria Math"/>
                              </w:rPr>
                              <m:t>ppg</m:t>
                            </m:r>
                          </m:e>
                          <m:sup>
                            <m:r>
                              <w:rPr>
                                <w:rFonts w:ascii="Cambria Math" w:hAnsi="Cambria Math"/>
                              </w:rPr>
                              <m:t>inf</m:t>
                            </m:r>
                          </m:sup>
                        </m:sSup>
                      </m:e>
                    </m:nary>
                    <m:r>
                      <w:rPr>
                        <w:rFonts w:ascii="Cambria Math" w:hAnsi="Cambria Math"/>
                      </w:rPr>
                      <m:t>-</m:t>
                    </m:r>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gt</m:t>
                            </m:r>
                          </m:sup>
                        </m:sSup>
                      </m:e>
                    </m:nary>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inf</m:t>
                            </m:r>
                          </m:sup>
                        </m:sSup>
                      </m:e>
                    </m:nary>
                  </m:num>
                  <m:den>
                    <m:rad>
                      <m:radPr>
                        <m:degHide m:val="1"/>
                        <m:ctrlPr>
                          <w:rPr>
                            <w:rFonts w:ascii="Cambria Math" w:hAnsi="Cambria Math"/>
                            <w:i/>
                          </w:rPr>
                        </m:ctrlPr>
                      </m:radPr>
                      <m:deg/>
                      <m:e>
                        <m:r>
                          <w:rPr>
                            <w:rFonts w:ascii="Cambria Math" w:hAnsi="Cambria Math"/>
                          </w:rPr>
                          <m:t>(T</m:t>
                        </m:r>
                      </m:e>
                    </m:rad>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gt</m:t>
                                </m:r>
                              </m:sup>
                            </m:sSup>
                          </m:e>
                        </m:nary>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gt</m:t>
                                    </m:r>
                                  </m:sup>
                                </m:sSup>
                              </m:e>
                            </m:nary>
                          </m:e>
                        </m:d>
                      </m:e>
                      <m:sup>
                        <m:r>
                          <w:rPr>
                            <w:rFonts w:ascii="Cambria Math" w:hAnsi="Cambria Math"/>
                          </w:rPr>
                          <m:t>2</m:t>
                        </m:r>
                      </m:sup>
                    </m:sSup>
                    <m:r>
                      <w:rPr>
                        <w:rFonts w:ascii="Cambria Math" w:hAnsi="Cambria Math"/>
                      </w:rPr>
                      <m:t>)(T</m:t>
                    </m:r>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inf</m:t>
                                </m:r>
                              </m:sup>
                            </m:sSup>
                          </m:e>
                        </m:nary>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ppg</m:t>
                                    </m:r>
                                  </m:e>
                                  <m:sup>
                                    <m:r>
                                      <w:rPr>
                                        <w:rFonts w:ascii="Cambria Math" w:hAnsi="Cambria Math"/>
                                      </w:rPr>
                                      <m:t>inf</m:t>
                                    </m:r>
                                  </m:sup>
                                </m:sSup>
                              </m:e>
                            </m:nary>
                          </m:e>
                        </m:d>
                      </m:e>
                      <m:sup>
                        <m:r>
                          <w:rPr>
                            <w:rFonts w:ascii="Cambria Math" w:hAnsi="Cambria Math"/>
                          </w:rPr>
                          <m:t>2</m:t>
                        </m:r>
                      </m:sup>
                    </m:sSup>
                    <m:r>
                      <w:rPr>
                        <w:rFonts w:ascii="Cambria Math" w:hAnsi="Cambria Math"/>
                      </w:rPr>
                      <m:t>)</m:t>
                    </m:r>
                  </m:den>
                </m:f>
                <m:r>
                  <w:rPr>
                    <w:rFonts w:ascii="Cambria Math" w:hAnsi="Cambria Math"/>
                  </w:rPr>
                  <m:t xml:space="preserve">  </m:t>
                </m:r>
              </m:oMath>
            </m:oMathPara>
          </w:p>
          <w:p w14:paraId="18AB7F60" w14:textId="77777777" w:rsidR="006B1758" w:rsidRPr="00383892" w:rsidRDefault="006B1758" w:rsidP="00A47F77">
            <w:pPr>
              <w:pStyle w:val="MDPI3aequationnumber"/>
              <w:spacing w:line="260" w:lineRule="atLeast"/>
            </w:pPr>
          </w:p>
          <w:p w14:paraId="06424C9C" w14:textId="77777777" w:rsidR="006B1758" w:rsidRPr="00C94A3D" w:rsidRDefault="006B1758" w:rsidP="00A47F77">
            <w:pPr>
              <w:pStyle w:val="MDPI3aequationnumber"/>
              <w:spacing w:line="260" w:lineRule="atLeast"/>
            </w:pPr>
          </w:p>
        </w:tc>
        <w:tc>
          <w:tcPr>
            <w:tcW w:w="431" w:type="dxa"/>
          </w:tcPr>
          <w:p w14:paraId="3881C222" w14:textId="77777777" w:rsidR="006B1758" w:rsidRDefault="006B1758" w:rsidP="00A47F77">
            <w:pPr>
              <w:pStyle w:val="MDPI3aequationnumber"/>
              <w:spacing w:line="260" w:lineRule="atLeast"/>
            </w:pPr>
          </w:p>
        </w:tc>
        <w:tc>
          <w:tcPr>
            <w:tcW w:w="431" w:type="dxa"/>
            <w:vAlign w:val="center"/>
            <w:hideMark/>
          </w:tcPr>
          <w:p w14:paraId="65015470" w14:textId="77777777" w:rsidR="006B1758" w:rsidRDefault="006B1758" w:rsidP="00A47F77">
            <w:pPr>
              <w:pStyle w:val="MDPI3aequationnumber"/>
              <w:spacing w:line="260" w:lineRule="atLeast"/>
            </w:pPr>
            <w:r>
              <w:t>(6)</w:t>
            </w:r>
          </w:p>
          <w:p w14:paraId="7F112E77" w14:textId="77777777" w:rsidR="006B1758" w:rsidRDefault="006B1758" w:rsidP="00A47F77">
            <w:pPr>
              <w:pStyle w:val="MDPI3aequationnumber"/>
              <w:spacing w:line="260" w:lineRule="atLeast"/>
            </w:pPr>
          </w:p>
        </w:tc>
      </w:tr>
    </w:tbl>
    <w:p w14:paraId="4E9E5048" w14:textId="77777777" w:rsidR="006B1758" w:rsidRPr="008E03F1" w:rsidRDefault="006B1758" w:rsidP="006B1758">
      <w:pPr>
        <w:pStyle w:val="MDPI35textbeforelist"/>
        <w:rPr>
          <w:rFonts w:eastAsia="맑은 고딕"/>
          <w:lang w:eastAsia="ko-KR"/>
        </w:rPr>
      </w:pPr>
      <w:r w:rsidRPr="009E2B95">
        <w:t xml:space="preserve">where </w:t>
      </w:r>
      <m:oMath>
        <m:r>
          <w:rPr>
            <w:rFonts w:ascii="Cambria Math" w:hAnsi="Cambria Math"/>
          </w:rPr>
          <m:t>T</m:t>
        </m:r>
      </m:oMath>
      <w:r>
        <w:t xml:space="preserve"> is the length of the signal. </w:t>
      </w:r>
      <w:r w:rsidRPr="00B85A96">
        <w:t>The neg-Pearson loss has the effect of learning the trend similarity and peak position.</w:t>
      </w:r>
      <w:r w:rsidRPr="005269C4">
        <w:t xml:space="preserve"> In previous studies, neg-Pearson was used to target the heart rate measurement using the trend and peak of PPG. In this study, neg-Pearson x </w:t>
      </w:r>
      <w:r>
        <w:t>FFT</w:t>
      </w:r>
      <w:r w:rsidRPr="005269C4">
        <w:t xml:space="preserve"> Loss was used as the loss, paying attention to the fact that the peak and no</w:t>
      </w:r>
      <w:r>
        <w:t>t</w:t>
      </w:r>
      <w:r w:rsidRPr="005269C4">
        <w:t>ch of PPG are needed to extract various information.</w:t>
      </w:r>
    </w:p>
    <w:p w14:paraId="2A7AA9BB" w14:textId="77777777" w:rsidR="006B1758" w:rsidRDefault="006B1758" w:rsidP="006B1758">
      <w:pPr>
        <w:pStyle w:val="MDPI51figurecaption"/>
        <w:jc w:val="center"/>
        <w:rPr>
          <w:b/>
        </w:rPr>
      </w:pPr>
      <w:r w:rsidRPr="006A4492">
        <w:rPr>
          <w:noProof/>
        </w:rPr>
        <w:lastRenderedPageBreak/>
        <w:drawing>
          <wp:inline distT="0" distB="0" distL="0" distR="0" wp14:anchorId="0A4A616E" wp14:editId="62887294">
            <wp:extent cx="3013812" cy="2905855"/>
            <wp:effectExtent l="0" t="0" r="0" b="8890"/>
            <wp:docPr id="16" name="그림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Chart, line chart&#10;&#10;Description automatically generated"/>
                    <pic:cNvPicPr/>
                  </pic:nvPicPr>
                  <pic:blipFill>
                    <a:blip r:embed="rId15"/>
                    <a:stretch>
                      <a:fillRect/>
                    </a:stretch>
                  </pic:blipFill>
                  <pic:spPr>
                    <a:xfrm>
                      <a:off x="0" y="0"/>
                      <a:ext cx="3047429" cy="2938268"/>
                    </a:xfrm>
                    <a:prstGeom prst="rect">
                      <a:avLst/>
                    </a:prstGeom>
                  </pic:spPr>
                </pic:pic>
              </a:graphicData>
            </a:graphic>
          </wp:inline>
        </w:drawing>
      </w:r>
    </w:p>
    <w:p w14:paraId="3ECE4107" w14:textId="77777777" w:rsidR="006B1758" w:rsidRPr="00E054C9" w:rsidRDefault="006B1758" w:rsidP="006B1758">
      <w:pPr>
        <w:pStyle w:val="MDPI51figurecaption"/>
        <w:rPr>
          <w:rFonts w:ascii="바탕" w:eastAsia="바탕" w:hAnsi="바탕" w:cs="바탕"/>
          <w:b/>
          <w:lang w:eastAsia="ko-KR"/>
        </w:rPr>
      </w:pPr>
      <w:r w:rsidRPr="006A4492">
        <w:rPr>
          <w:b/>
        </w:rPr>
        <w:t xml:space="preserve"> </w:t>
      </w:r>
      <w:r w:rsidRPr="006B4967">
        <w:rPr>
          <w:b/>
        </w:rPr>
        <w:t xml:space="preserve">Figure </w:t>
      </w:r>
      <w:r>
        <w:rPr>
          <w:b/>
        </w:rPr>
        <w:t>3</w:t>
      </w:r>
      <w:r>
        <w:rPr>
          <w:rFonts w:ascii="바탕" w:eastAsia="바탕" w:hAnsi="바탕" w:cs="바탕" w:hint="eastAsia"/>
          <w:b/>
          <w:lang w:eastAsia="ko-KR"/>
        </w:rPr>
        <w:t>.</w:t>
      </w:r>
      <w:r>
        <w:rPr>
          <w:rFonts w:ascii="바탕" w:eastAsia="바탕" w:hAnsi="바탕" w:cs="바탕"/>
          <w:b/>
          <w:lang w:eastAsia="ko-KR"/>
        </w:rPr>
        <w:t xml:space="preserve"> </w:t>
      </w:r>
      <w:r w:rsidRPr="000F0E0F">
        <w:t>waveform of PPG</w:t>
      </w:r>
    </w:p>
    <w:p w14:paraId="09A17812" w14:textId="77777777" w:rsidR="006B1758" w:rsidRDefault="006B1758" w:rsidP="006B1758">
      <w:pPr>
        <w:pStyle w:val="MDPI35textbeforelist"/>
      </w:pPr>
      <w:r w:rsidRPr="00E054C9">
        <w:t>Figure 3 shows the waveform of PPG. There are three important points in PPG: Systolic Peak, Diastolic Peak, and Notch, and the notch is an important point for inferring blood pressure.</w:t>
      </w:r>
    </w:p>
    <w:p w14:paraId="12880BCE" w14:textId="77777777" w:rsidR="006B1758" w:rsidRDefault="006B1758" w:rsidP="006B1758">
      <w:pPr>
        <w:pStyle w:val="MDPI31text"/>
        <w:spacing w:before="240" w:after="60"/>
        <w:ind w:firstLine="0"/>
        <w:jc w:val="left"/>
        <w:outlineLvl w:val="0"/>
        <w:rPr>
          <w:lang w:eastAsia="ko-KR"/>
        </w:rPr>
      </w:pPr>
      <w:r>
        <w:rPr>
          <w:b/>
        </w:rPr>
        <w:t>4. Experiment</w:t>
      </w:r>
    </w:p>
    <w:p w14:paraId="08399955" w14:textId="77777777" w:rsidR="006B1758" w:rsidRDefault="006B1758" w:rsidP="006B1758">
      <w:pPr>
        <w:pStyle w:val="MDPI23heading3"/>
      </w:pPr>
      <w:r>
        <w:t>4.1 Dataset</w:t>
      </w:r>
    </w:p>
    <w:p w14:paraId="24BC0DE6" w14:textId="77777777" w:rsidR="006B1758" w:rsidRDefault="006B1758" w:rsidP="006B1758">
      <w:pPr>
        <w:pStyle w:val="MDPI35textbeforelist"/>
      </w:pPr>
      <w:r w:rsidRPr="005269C4">
        <w:t>The V4V dataset provides training data consisting of 82 female participants and 58 male participants</w:t>
      </w:r>
      <w:r>
        <w:t xml:space="preserve"> [22]</w:t>
      </w:r>
      <w:r w:rsidRPr="005269C4">
        <w:t xml:space="preserve">. Each participant performs 10 tasks, including smiling and squinting. The ground truth is provided with </w:t>
      </w:r>
      <w:r>
        <w:t>PPG</w:t>
      </w:r>
      <w:r w:rsidRPr="005269C4">
        <w:t xml:space="preserve"> information, heart rate, and respiration rate sampled at 1000 kHz. In the actual challenge, the model trained with the training data was evaluated as a test set, but the data set was composed by dividing the train set in a ratio of 80:20 because the data set did not contain label information for the test set.</w:t>
      </w:r>
    </w:p>
    <w:p w14:paraId="5D6DF6FC" w14:textId="77777777" w:rsidR="006B1758" w:rsidRDefault="006B1758" w:rsidP="006B1758">
      <w:pPr>
        <w:pStyle w:val="MDPI35textbeforelist"/>
      </w:pPr>
    </w:p>
    <w:p w14:paraId="5EA917DB" w14:textId="77777777" w:rsidR="006B1758" w:rsidRDefault="006B1758" w:rsidP="006B1758">
      <w:pPr>
        <w:pStyle w:val="MDPI22heading2"/>
        <w:spacing w:before="0"/>
      </w:pPr>
      <w:bookmarkStart w:id="32" w:name="page2"/>
      <w:bookmarkEnd w:id="32"/>
      <w:r>
        <w:t>4.2 Assessment Metric of Proposed Method</w:t>
      </w:r>
    </w:p>
    <w:p w14:paraId="1805257F" w14:textId="77777777" w:rsidR="006B1758" w:rsidRDefault="006B1758" w:rsidP="006B1758">
      <w:pPr>
        <w:pStyle w:val="MDPI22heading2"/>
        <w:spacing w:before="0"/>
      </w:pPr>
      <w:r>
        <w:t xml:space="preserve">4.2.1 </w:t>
      </w:r>
      <w:r w:rsidRPr="001E3C5B">
        <w:t>Quantitative Assessment Methods</w:t>
      </w:r>
    </w:p>
    <w:p w14:paraId="187C330F" w14:textId="77777777" w:rsidR="006B1758" w:rsidRPr="004E76AA" w:rsidRDefault="006B1758" w:rsidP="00B54A04">
      <w:pPr>
        <w:pStyle w:val="MDPI37itemize"/>
      </w:pPr>
      <w:r w:rsidRPr="004E76AA">
        <w:t>Pearson-Correlation (PCC; R</w:t>
      </w:r>
      <w:proofErr w:type="gramStart"/>
      <w:r w:rsidRPr="004E76AA">
        <w:t>) :</w:t>
      </w:r>
      <w:proofErr w:type="gramEnd"/>
      <w:r w:rsidRPr="004E76AA">
        <w:t xml:space="preserve"> PCC is a method of interpreting the linear relationship between two given signals. The closer the PCC result is to 1, the more positive the linear relationship.</w:t>
      </w:r>
    </w:p>
    <w:p w14:paraId="6FBF8995" w14:textId="77777777" w:rsidR="006B1758" w:rsidRDefault="006B1758" w:rsidP="00B54A04">
      <w:pPr>
        <w:pStyle w:val="MDPI37itemize"/>
      </w:pPr>
      <w:r>
        <w:t xml:space="preserve">HR-Mean Average Error (MAE): </w:t>
      </w:r>
      <w:r w:rsidRPr="00DA17E0">
        <w:t xml:space="preserve">HR-MAE is used to verify the accuracy of HR reprocessed with </w:t>
      </w:r>
      <w:proofErr w:type="spellStart"/>
      <w:r w:rsidRPr="00DA17E0">
        <w:t>rPPG</w:t>
      </w:r>
      <w:proofErr w:type="spellEnd"/>
      <w:r w:rsidRPr="00DA17E0">
        <w:t xml:space="preserve"> results.</w:t>
      </w:r>
    </w:p>
    <w:tbl>
      <w:tblPr>
        <w:tblW w:w="8290" w:type="dxa"/>
        <w:tblInd w:w="2608" w:type="dxa"/>
        <w:tblCellMar>
          <w:left w:w="0" w:type="dxa"/>
          <w:right w:w="0" w:type="dxa"/>
        </w:tblCellMar>
        <w:tblLook w:val="04A0" w:firstRow="1" w:lastRow="0" w:firstColumn="1" w:lastColumn="0" w:noHBand="0" w:noVBand="1"/>
      </w:tblPr>
      <w:tblGrid>
        <w:gridCol w:w="7428"/>
        <w:gridCol w:w="431"/>
        <w:gridCol w:w="431"/>
      </w:tblGrid>
      <w:tr w:rsidR="006B1758" w14:paraId="16F7C0AF" w14:textId="77777777" w:rsidTr="00A47F77">
        <w:tc>
          <w:tcPr>
            <w:tcW w:w="7428" w:type="dxa"/>
            <w:hideMark/>
          </w:tcPr>
          <w:p w14:paraId="220E0FBE" w14:textId="77777777" w:rsidR="006B1758" w:rsidRPr="00383892" w:rsidRDefault="006B1758" w:rsidP="00A47F77">
            <w:pPr>
              <w:pStyle w:val="MDPI3aequationnumber"/>
              <w:spacing w:line="260" w:lineRule="atLeast"/>
            </w:pPr>
            <m:oMathPara>
              <m:oMath>
                <m:r>
                  <w:rPr>
                    <w:rFonts w:ascii="Cambria Math" w:hAnsi="Cambria Math"/>
                  </w:rPr>
                  <m:t>HR-MAE=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inf</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HR</m:t>
                            </m:r>
                          </m:e>
                          <m:sub>
                            <m:r>
                              <w:rPr>
                                <w:rFonts w:ascii="Cambria Math" w:hAnsi="Cambria Math"/>
                              </w:rPr>
                              <m:t>target</m:t>
                            </m:r>
                          </m:sub>
                        </m:sSub>
                        <m:d>
                          <m:dPr>
                            <m:ctrlPr>
                              <w:rPr>
                                <w:rFonts w:ascii="Cambria Math" w:hAnsi="Cambria Math"/>
                                <w:i/>
                              </w:rPr>
                            </m:ctrlPr>
                          </m:dPr>
                          <m:e>
                            <m:r>
                              <w:rPr>
                                <w:rFonts w:ascii="Cambria Math" w:hAnsi="Cambria Math"/>
                              </w:rPr>
                              <m:t>n</m:t>
                            </m:r>
                          </m:e>
                        </m:d>
                        <m:r>
                          <w:rPr>
                            <w:rFonts w:ascii="Cambria Math" w:hAnsi="Cambria Math"/>
                          </w:rPr>
                          <m:t xml:space="preserve">  </m:t>
                        </m:r>
                      </m:e>
                    </m:d>
                  </m:e>
                </m:nary>
                <m:r>
                  <w:rPr>
                    <w:rFonts w:ascii="Cambria Math" w:hAnsi="Cambria Math"/>
                  </w:rPr>
                  <m:t xml:space="preserve">  </m:t>
                </m:r>
              </m:oMath>
            </m:oMathPara>
          </w:p>
          <w:p w14:paraId="107EB42F" w14:textId="77777777" w:rsidR="006B1758" w:rsidRPr="00383892" w:rsidRDefault="006B1758" w:rsidP="00A47F77">
            <w:pPr>
              <w:pStyle w:val="MDPI3aequationnumber"/>
              <w:spacing w:line="260" w:lineRule="atLeast"/>
            </w:pPr>
          </w:p>
          <w:p w14:paraId="67D31F7A" w14:textId="77777777" w:rsidR="006B1758" w:rsidRPr="00C94A3D" w:rsidRDefault="006B1758" w:rsidP="00A47F77">
            <w:pPr>
              <w:pStyle w:val="MDPI3aequationnumber"/>
              <w:spacing w:line="260" w:lineRule="atLeast"/>
            </w:pPr>
          </w:p>
        </w:tc>
        <w:tc>
          <w:tcPr>
            <w:tcW w:w="431" w:type="dxa"/>
          </w:tcPr>
          <w:p w14:paraId="296B7233" w14:textId="77777777" w:rsidR="006B1758" w:rsidRDefault="006B1758" w:rsidP="00A47F77">
            <w:pPr>
              <w:pStyle w:val="MDPI3aequationnumber"/>
              <w:spacing w:line="260" w:lineRule="atLeast"/>
            </w:pPr>
          </w:p>
        </w:tc>
        <w:tc>
          <w:tcPr>
            <w:tcW w:w="431" w:type="dxa"/>
            <w:vAlign w:val="center"/>
            <w:hideMark/>
          </w:tcPr>
          <w:p w14:paraId="1A08D111" w14:textId="77777777" w:rsidR="006B1758" w:rsidRDefault="006B1758" w:rsidP="00A47F77">
            <w:pPr>
              <w:pStyle w:val="MDPI3aequationnumber"/>
              <w:spacing w:line="260" w:lineRule="atLeast"/>
            </w:pPr>
            <w:r>
              <w:t>(7)</w:t>
            </w:r>
          </w:p>
          <w:p w14:paraId="5F49380A" w14:textId="77777777" w:rsidR="006B1758" w:rsidRDefault="006B1758" w:rsidP="00A47F77">
            <w:pPr>
              <w:pStyle w:val="MDPI3aequationnumber"/>
              <w:spacing w:line="260" w:lineRule="atLeast"/>
            </w:pPr>
          </w:p>
        </w:tc>
      </w:tr>
    </w:tbl>
    <w:p w14:paraId="39A7C660" w14:textId="77777777" w:rsidR="006B1758" w:rsidRDefault="006B1758" w:rsidP="00B54A04">
      <w:pPr>
        <w:pStyle w:val="MDPI37itemize"/>
      </w:pPr>
      <w:r>
        <w:t xml:space="preserve">HR-Root Mean Square Error: </w:t>
      </w:r>
      <w:r w:rsidRPr="001E3C5B">
        <w:t xml:space="preserve">Used to see the </w:t>
      </w:r>
      <w:r>
        <w:t xml:space="preserve">standard </w:t>
      </w:r>
      <w:r w:rsidRPr="001E3C5B">
        <w:t>mean error of HR</w:t>
      </w:r>
      <w:r>
        <w:t>.</w:t>
      </w:r>
    </w:p>
    <w:tbl>
      <w:tblPr>
        <w:tblW w:w="8290" w:type="dxa"/>
        <w:tblInd w:w="2608" w:type="dxa"/>
        <w:tblCellMar>
          <w:left w:w="0" w:type="dxa"/>
          <w:right w:w="0" w:type="dxa"/>
        </w:tblCellMar>
        <w:tblLook w:val="04A0" w:firstRow="1" w:lastRow="0" w:firstColumn="1" w:lastColumn="0" w:noHBand="0" w:noVBand="1"/>
      </w:tblPr>
      <w:tblGrid>
        <w:gridCol w:w="7428"/>
        <w:gridCol w:w="431"/>
        <w:gridCol w:w="431"/>
      </w:tblGrid>
      <w:tr w:rsidR="006B1758" w14:paraId="0FEB89DA" w14:textId="77777777" w:rsidTr="00A47F77">
        <w:tc>
          <w:tcPr>
            <w:tcW w:w="7428" w:type="dxa"/>
            <w:hideMark/>
          </w:tcPr>
          <w:p w14:paraId="747231AE" w14:textId="77777777" w:rsidR="006B1758" w:rsidRPr="00383892" w:rsidRDefault="006B1758" w:rsidP="00A47F77">
            <w:pPr>
              <w:pStyle w:val="MDPI3aequationnumber"/>
              <w:spacing w:line="260" w:lineRule="atLeast"/>
            </w:pPr>
            <m:oMathPara>
              <m:oMath>
                <m:r>
                  <w:rPr>
                    <w:rFonts w:ascii="Cambria Math" w:hAnsi="Cambria Math"/>
                  </w:rPr>
                  <m:t>HR-RMSE=</m:t>
                </m:r>
                <m:f>
                  <m:fPr>
                    <m:ctrlPr>
                      <w:rPr>
                        <w:rFonts w:ascii="Cambria Math" w:hAnsi="Cambria Math"/>
                        <w:i/>
                      </w:rPr>
                    </m:ctrlPr>
                  </m:fPr>
                  <m:num>
                    <m:r>
                      <w:rPr>
                        <w:rFonts w:ascii="Cambria Math" w:hAnsi="Cambria Math"/>
                      </w:rPr>
                      <m:t>1</m:t>
                    </m:r>
                  </m:num>
                  <m:den>
                    <m:r>
                      <w:rPr>
                        <w:rFonts w:ascii="Cambria Math" w:hAnsi="Cambria Math"/>
                      </w:rPr>
                      <m:t>N</m:t>
                    </m:r>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m:t>
                        </m:r>
                        <m:sSub>
                          <m:sSubPr>
                            <m:ctrlPr>
                              <w:rPr>
                                <w:rFonts w:ascii="Cambria Math" w:hAnsi="Cambria Math"/>
                                <w:i/>
                              </w:rPr>
                            </m:ctrlPr>
                          </m:sSubPr>
                          <m:e>
                            <m:r>
                              <w:rPr>
                                <w:rFonts w:ascii="Cambria Math" w:hAnsi="Cambria Math"/>
                              </w:rPr>
                              <m:t>HR</m:t>
                            </m:r>
                          </m:e>
                          <m:sub>
                            <m:r>
                              <w:rPr>
                                <w:rFonts w:ascii="Cambria Math" w:hAnsi="Cambria Math"/>
                              </w:rPr>
                              <m:t>inf</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HR</m:t>
                            </m:r>
                          </m:e>
                          <m:sub>
                            <m:r>
                              <w:rPr>
                                <w:rFonts w:ascii="Cambria Math" w:hAnsi="Cambria Math"/>
                              </w:rPr>
                              <m:t>target</m:t>
                            </m:r>
                          </m:sub>
                        </m:sSub>
                        <m:d>
                          <m:dPr>
                            <m:ctrlPr>
                              <w:rPr>
                                <w:rFonts w:ascii="Cambria Math" w:hAnsi="Cambria Math"/>
                                <w:i/>
                              </w:rPr>
                            </m:ctrlPr>
                          </m:dPr>
                          <m:e>
                            <m:r>
                              <w:rPr>
                                <w:rFonts w:ascii="Cambria Math" w:hAnsi="Cambria Math"/>
                              </w:rPr>
                              <m:t>n</m:t>
                            </m:r>
                          </m:e>
                        </m:d>
                        <m:r>
                          <w:rPr>
                            <w:rFonts w:ascii="Cambria Math" w:hAnsi="Cambria Math"/>
                          </w:rPr>
                          <m:t xml:space="preserve"> )^2</m:t>
                        </m:r>
                      </m:e>
                    </m:nary>
                  </m:e>
                </m:rad>
                <m:r>
                  <w:rPr>
                    <w:rFonts w:ascii="Cambria Math" w:hAnsi="Cambria Math"/>
                  </w:rPr>
                  <m:t xml:space="preserve">  </m:t>
                </m:r>
              </m:oMath>
            </m:oMathPara>
          </w:p>
          <w:p w14:paraId="5BE8D420" w14:textId="77777777" w:rsidR="006B1758" w:rsidRPr="00383892" w:rsidRDefault="006B1758" w:rsidP="00A47F77">
            <w:pPr>
              <w:pStyle w:val="MDPI3aequationnumber"/>
              <w:spacing w:line="260" w:lineRule="atLeast"/>
            </w:pPr>
          </w:p>
          <w:p w14:paraId="0E1EA978" w14:textId="77777777" w:rsidR="006B1758" w:rsidRPr="00C94A3D" w:rsidRDefault="006B1758" w:rsidP="00A47F77">
            <w:pPr>
              <w:pStyle w:val="MDPI3aequationnumber"/>
              <w:spacing w:line="260" w:lineRule="atLeast"/>
            </w:pPr>
          </w:p>
        </w:tc>
        <w:tc>
          <w:tcPr>
            <w:tcW w:w="431" w:type="dxa"/>
          </w:tcPr>
          <w:p w14:paraId="49580BE7" w14:textId="77777777" w:rsidR="006B1758" w:rsidRDefault="006B1758" w:rsidP="00A47F77">
            <w:pPr>
              <w:pStyle w:val="MDPI3aequationnumber"/>
              <w:spacing w:line="260" w:lineRule="atLeast"/>
            </w:pPr>
          </w:p>
        </w:tc>
        <w:tc>
          <w:tcPr>
            <w:tcW w:w="431" w:type="dxa"/>
            <w:vAlign w:val="center"/>
            <w:hideMark/>
          </w:tcPr>
          <w:p w14:paraId="51CD764F" w14:textId="77777777" w:rsidR="006B1758" w:rsidRDefault="006B1758" w:rsidP="00A47F77">
            <w:pPr>
              <w:pStyle w:val="MDPI3aequationnumber"/>
              <w:spacing w:line="260" w:lineRule="atLeast"/>
            </w:pPr>
            <w:r>
              <w:t>(8)</w:t>
            </w:r>
          </w:p>
          <w:p w14:paraId="524082EC" w14:textId="77777777" w:rsidR="006B1758" w:rsidRDefault="006B1758" w:rsidP="00A47F77">
            <w:pPr>
              <w:pStyle w:val="MDPI3aequationnumber"/>
              <w:spacing w:line="260" w:lineRule="atLeast"/>
            </w:pPr>
          </w:p>
        </w:tc>
      </w:tr>
    </w:tbl>
    <w:p w14:paraId="5A143C2C" w14:textId="77777777" w:rsidR="006B1758" w:rsidRDefault="006B1758" w:rsidP="00B54A04">
      <w:pPr>
        <w:pStyle w:val="MDPI37itemize"/>
      </w:pPr>
      <w:r>
        <w:lastRenderedPageBreak/>
        <w:t xml:space="preserve">Network Memory: </w:t>
      </w:r>
      <w:r w:rsidRPr="00962A9D">
        <w:t>The larger the network memory, the more unusable in a low-spec environment. The smaller the memory, the better the performance of other evaluation indicators.</w:t>
      </w:r>
    </w:p>
    <w:p w14:paraId="555544DE" w14:textId="77777777" w:rsidR="006B1758" w:rsidRDefault="006B1758" w:rsidP="006B1758">
      <w:pPr>
        <w:pStyle w:val="MDPI22heading2"/>
        <w:spacing w:before="0"/>
      </w:pPr>
    </w:p>
    <w:p w14:paraId="433FCD2B" w14:textId="77777777" w:rsidR="006B1758" w:rsidRDefault="006B1758" w:rsidP="006B1758">
      <w:pPr>
        <w:pStyle w:val="MDPI22heading2"/>
        <w:spacing w:before="0"/>
      </w:pPr>
      <w:r>
        <w:t>4.2.2 Subjective</w:t>
      </w:r>
      <w:r w:rsidRPr="001E3C5B">
        <w:t xml:space="preserve"> Assessment Methods</w:t>
      </w:r>
    </w:p>
    <w:p w14:paraId="01AEC045" w14:textId="77777777" w:rsidR="006B1758" w:rsidRDefault="006B1758" w:rsidP="00B54A04">
      <w:pPr>
        <w:pStyle w:val="MDPI37itemize"/>
      </w:pPr>
      <w:r>
        <w:t xml:space="preserve">Roi Assessment: </w:t>
      </w:r>
      <w:r w:rsidRPr="001E3C5B">
        <w:t>The importance of each pixel of the input image is determined using a Backpropagation based Method (BBM)</w:t>
      </w:r>
      <w:r>
        <w:t xml:space="preserve"> [23]</w:t>
      </w:r>
      <w:r w:rsidRPr="001E3C5B">
        <w:t xml:space="preserve">. </w:t>
      </w:r>
    </w:p>
    <w:p w14:paraId="2812BBC8" w14:textId="77777777" w:rsidR="006B1758" w:rsidRDefault="006B1758" w:rsidP="006B1758">
      <w:pPr>
        <w:pStyle w:val="MDPI38bullet"/>
        <w:numPr>
          <w:ilvl w:val="0"/>
          <w:numId w:val="0"/>
        </w:numPr>
        <w:ind w:left="3033" w:hanging="425"/>
      </w:pPr>
    </w:p>
    <w:p w14:paraId="71BAC1A5" w14:textId="77777777" w:rsidR="006B1758" w:rsidRDefault="006B1758" w:rsidP="006B1758">
      <w:pPr>
        <w:pStyle w:val="MDPI38bullet"/>
        <w:numPr>
          <w:ilvl w:val="0"/>
          <w:numId w:val="0"/>
        </w:numPr>
        <w:ind w:left="3033"/>
      </w:pPr>
      <w:r>
        <w:rPr>
          <w:noProof/>
        </w:rPr>
        <w:drawing>
          <wp:inline distT="0" distB="0" distL="0" distR="0" wp14:anchorId="27A08BC2" wp14:editId="551E4BD8">
            <wp:extent cx="4292600" cy="2154913"/>
            <wp:effectExtent l="0" t="0" r="2540" b="1270"/>
            <wp:docPr id="2" name="그림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2600" cy="2154913"/>
                    </a:xfrm>
                    <a:prstGeom prst="rect">
                      <a:avLst/>
                    </a:prstGeom>
                    <a:noFill/>
                    <a:ln>
                      <a:noFill/>
                    </a:ln>
                  </pic:spPr>
                </pic:pic>
              </a:graphicData>
            </a:graphic>
          </wp:inline>
        </w:drawing>
      </w:r>
    </w:p>
    <w:p w14:paraId="24A3CD8E" w14:textId="7A5817E3" w:rsidR="006B1758" w:rsidRPr="008E03F1" w:rsidRDefault="006B1758" w:rsidP="006B1758">
      <w:pPr>
        <w:pStyle w:val="MDPI51figurecaption"/>
        <w:rPr>
          <w:rFonts w:ascii="바탕" w:eastAsia="바탕" w:hAnsi="바탕" w:cs="바탕"/>
          <w:b/>
          <w:lang w:eastAsia="ko-KR"/>
        </w:rPr>
      </w:pPr>
      <w:r w:rsidRPr="006B4967">
        <w:rPr>
          <w:b/>
        </w:rPr>
        <w:t xml:space="preserve">Figure </w:t>
      </w:r>
      <w:r>
        <w:rPr>
          <w:b/>
        </w:rPr>
        <w:t>4</w:t>
      </w:r>
      <w:r>
        <w:rPr>
          <w:rFonts w:ascii="바탕" w:eastAsia="바탕" w:hAnsi="바탕" w:cs="바탕" w:hint="eastAsia"/>
          <w:b/>
          <w:lang w:eastAsia="ko-KR"/>
        </w:rPr>
        <w:t>.</w:t>
      </w:r>
      <w:r>
        <w:rPr>
          <w:rFonts w:ascii="바탕" w:eastAsia="바탕" w:hAnsi="바탕" w:cs="바탕"/>
          <w:b/>
          <w:lang w:eastAsia="ko-KR"/>
        </w:rPr>
        <w:t xml:space="preserve"> </w:t>
      </w:r>
      <w:r w:rsidRPr="001E4861">
        <w:t>PPG extraction accuracy evaluation according to face area</w:t>
      </w:r>
      <w:r w:rsidRPr="000F0E0F">
        <w:t>.</w:t>
      </w:r>
      <w:r>
        <w:t xml:space="preserve"> (Top-5: Yellow, Bot-</w:t>
      </w:r>
      <w:r w:rsidR="00B54A04">
        <w:t>5:</w:t>
      </w:r>
      <w:r>
        <w:t xml:space="preserve"> Blue)</w:t>
      </w:r>
    </w:p>
    <w:p w14:paraId="3B1188BE" w14:textId="77777777" w:rsidR="006B1758" w:rsidRDefault="006B1758" w:rsidP="006B1758">
      <w:pPr>
        <w:pStyle w:val="MDPI38bullet"/>
        <w:numPr>
          <w:ilvl w:val="0"/>
          <w:numId w:val="0"/>
        </w:numPr>
        <w:ind w:left="3033"/>
      </w:pPr>
      <w:r w:rsidRPr="001E4861">
        <w:t>Figure 4 is an image of PPG extraction accuracy evaluation according to face area</w:t>
      </w:r>
      <w:r>
        <w:t>. ac</w:t>
      </w:r>
      <w:r w:rsidRPr="001E3C5B">
        <w:t>cording to [</w:t>
      </w:r>
      <w:r>
        <w:t>24</w:t>
      </w:r>
      <w:r w:rsidRPr="001E3C5B">
        <w:t xml:space="preserve">], </w:t>
      </w:r>
      <w:r>
        <w:t>Upper Medial Forehead, Lower Medial Forehead, Glabella, Right Malar, Left Malar</w:t>
      </w:r>
      <w:r w:rsidRPr="001E3C5B">
        <w:t xml:space="preserve"> pixel information is important.</w:t>
      </w:r>
    </w:p>
    <w:p w14:paraId="2AB7B7CB" w14:textId="77777777" w:rsidR="006B1758" w:rsidRPr="000F0E0F" w:rsidRDefault="006B1758" w:rsidP="006B1758">
      <w:pPr>
        <w:pStyle w:val="MDPI51figurecaption"/>
        <w:ind w:left="0"/>
        <w:rPr>
          <w:b/>
        </w:rPr>
      </w:pPr>
    </w:p>
    <w:p w14:paraId="6512A742" w14:textId="77777777" w:rsidR="006B1758" w:rsidRDefault="006B1758" w:rsidP="006B1758">
      <w:pPr>
        <w:pStyle w:val="MDPI22heading2"/>
        <w:spacing w:before="0"/>
      </w:pPr>
      <w:r>
        <w:t>4.3 Experiment result</w:t>
      </w:r>
    </w:p>
    <w:p w14:paraId="17A777E1" w14:textId="77777777" w:rsidR="006B1758" w:rsidRDefault="006B1758" w:rsidP="006B1758">
      <w:pPr>
        <w:pStyle w:val="MDPI22heading2"/>
        <w:spacing w:before="0"/>
      </w:pPr>
      <w:r>
        <w:t xml:space="preserve">4.3.1 </w:t>
      </w:r>
      <w:r w:rsidRPr="00501CFC">
        <w:t>Quantitative assessment results</w:t>
      </w:r>
    </w:p>
    <w:p w14:paraId="0EAEB19B" w14:textId="77777777" w:rsidR="006B1758" w:rsidRPr="008E03F1" w:rsidRDefault="006B1758" w:rsidP="006B1758">
      <w:pPr>
        <w:pStyle w:val="MDPI41tablecaption"/>
        <w:ind w:firstLineChars="100" w:firstLine="200"/>
        <w:rPr>
          <w:b/>
          <w:sz w:val="20"/>
          <w:szCs w:val="24"/>
        </w:rPr>
      </w:pPr>
      <w:r w:rsidRPr="00B2322B">
        <w:rPr>
          <w:sz w:val="20"/>
          <w:szCs w:val="24"/>
        </w:rPr>
        <w:t>Using the three-evaluation metrics mentioned in Section 4.2, we evaluated 10 feature mixer types and two loss functions.</w:t>
      </w:r>
    </w:p>
    <w:p w14:paraId="5EE049FE" w14:textId="77777777" w:rsidR="006B1758" w:rsidRPr="001E3C5B" w:rsidRDefault="006B1758" w:rsidP="006B1758">
      <w:pPr>
        <w:pStyle w:val="MDPI41tablecaption"/>
      </w:pPr>
      <w:r>
        <w:rPr>
          <w:b/>
        </w:rPr>
        <w:t>Table 3.</w:t>
      </w:r>
      <w:r>
        <w:t xml:space="preserve"> This is a table. Tables should be placed in the main text near to the first time they are cited.</w:t>
      </w:r>
    </w:p>
    <w:tbl>
      <w:tblPr>
        <w:tblW w:w="1269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14"/>
        <w:gridCol w:w="907"/>
        <w:gridCol w:w="907"/>
        <w:gridCol w:w="907"/>
        <w:gridCol w:w="907"/>
        <w:gridCol w:w="907"/>
        <w:gridCol w:w="907"/>
        <w:gridCol w:w="2721"/>
        <w:gridCol w:w="2721"/>
      </w:tblGrid>
      <w:tr w:rsidR="006B1758" w14:paraId="63348DDE" w14:textId="77777777" w:rsidTr="00A47F77">
        <w:trPr>
          <w:gridAfter w:val="2"/>
          <w:wAfter w:w="5442" w:type="dxa"/>
        </w:trPr>
        <w:tc>
          <w:tcPr>
            <w:tcW w:w="1814" w:type="dxa"/>
            <w:vMerge w:val="restart"/>
            <w:tcBorders>
              <w:top w:val="single" w:sz="8" w:space="0" w:color="auto"/>
              <w:left w:val="nil"/>
              <w:bottom w:val="single" w:sz="4" w:space="0" w:color="auto"/>
              <w:right w:val="single" w:sz="4" w:space="0" w:color="auto"/>
            </w:tcBorders>
            <w:vAlign w:val="center"/>
          </w:tcPr>
          <w:p w14:paraId="5D838870" w14:textId="77777777" w:rsidR="006B1758" w:rsidRDefault="006B1758" w:rsidP="00A47F77">
            <w:pPr>
              <w:pStyle w:val="MDPI42tablebody"/>
              <w:spacing w:line="240" w:lineRule="auto"/>
              <w:rPr>
                <w:b/>
              </w:rPr>
            </w:pPr>
            <w:r w:rsidRPr="001E3C5B">
              <w:rPr>
                <w:rFonts w:hint="eastAsia"/>
                <w:b/>
              </w:rPr>
              <w:t>Feature Mixer</w:t>
            </w:r>
          </w:p>
        </w:tc>
        <w:tc>
          <w:tcPr>
            <w:tcW w:w="907" w:type="dxa"/>
            <w:tcBorders>
              <w:top w:val="single" w:sz="8" w:space="0" w:color="auto"/>
              <w:left w:val="single" w:sz="4" w:space="0" w:color="auto"/>
              <w:bottom w:val="single" w:sz="4" w:space="0" w:color="auto"/>
              <w:right w:val="nil"/>
            </w:tcBorders>
            <w:vAlign w:val="center"/>
          </w:tcPr>
          <w:p w14:paraId="1A16117F" w14:textId="77777777" w:rsidR="006B1758" w:rsidRDefault="006B1758" w:rsidP="00A47F77">
            <w:pPr>
              <w:pStyle w:val="MDPI42tablebody"/>
              <w:spacing w:line="240" w:lineRule="auto"/>
              <w:rPr>
                <w:b/>
              </w:rPr>
            </w:pPr>
            <w:r w:rsidRPr="001E3C5B">
              <w:rPr>
                <w:b/>
              </w:rPr>
              <w:t>HR-MAE</w:t>
            </w:r>
          </w:p>
        </w:tc>
        <w:tc>
          <w:tcPr>
            <w:tcW w:w="907" w:type="dxa"/>
            <w:tcBorders>
              <w:top w:val="single" w:sz="8" w:space="0" w:color="auto"/>
              <w:left w:val="nil"/>
              <w:bottom w:val="single" w:sz="4" w:space="0" w:color="auto"/>
              <w:right w:val="nil"/>
            </w:tcBorders>
            <w:vAlign w:val="center"/>
          </w:tcPr>
          <w:p w14:paraId="5BAA02B0" w14:textId="77777777" w:rsidR="006B1758" w:rsidRDefault="006B1758" w:rsidP="00A47F77">
            <w:pPr>
              <w:pStyle w:val="MDPI42tablebody"/>
              <w:spacing w:line="240" w:lineRule="auto"/>
              <w:rPr>
                <w:b/>
              </w:rPr>
            </w:pPr>
            <w:r w:rsidRPr="001E3C5B">
              <w:rPr>
                <w:b/>
              </w:rPr>
              <w:t>HR-RMSE</w:t>
            </w:r>
          </w:p>
        </w:tc>
        <w:tc>
          <w:tcPr>
            <w:tcW w:w="907" w:type="dxa"/>
            <w:tcBorders>
              <w:top w:val="single" w:sz="8" w:space="0" w:color="auto"/>
              <w:left w:val="nil"/>
              <w:bottom w:val="single" w:sz="4" w:space="0" w:color="auto"/>
              <w:right w:val="single" w:sz="4" w:space="0" w:color="auto"/>
            </w:tcBorders>
            <w:vAlign w:val="center"/>
          </w:tcPr>
          <w:p w14:paraId="2435F3B4" w14:textId="77777777" w:rsidR="006B1758" w:rsidRDefault="006B1758" w:rsidP="00A47F77">
            <w:pPr>
              <w:pStyle w:val="MDPI42tablebody"/>
              <w:spacing w:line="240" w:lineRule="auto"/>
              <w:rPr>
                <w:b/>
              </w:rPr>
            </w:pPr>
            <w:r w:rsidRPr="001E3C5B">
              <w:rPr>
                <w:b/>
              </w:rPr>
              <w:t>R</w:t>
            </w:r>
          </w:p>
        </w:tc>
        <w:tc>
          <w:tcPr>
            <w:tcW w:w="907" w:type="dxa"/>
            <w:tcBorders>
              <w:top w:val="single" w:sz="8" w:space="0" w:color="auto"/>
              <w:left w:val="single" w:sz="4" w:space="0" w:color="auto"/>
              <w:bottom w:val="single" w:sz="4" w:space="0" w:color="auto"/>
              <w:right w:val="nil"/>
            </w:tcBorders>
            <w:vAlign w:val="center"/>
          </w:tcPr>
          <w:p w14:paraId="44D30B18" w14:textId="77777777" w:rsidR="006B1758" w:rsidRDefault="006B1758" w:rsidP="00A47F77">
            <w:pPr>
              <w:pStyle w:val="MDPI42tablebody"/>
              <w:spacing w:line="240" w:lineRule="auto"/>
              <w:rPr>
                <w:b/>
              </w:rPr>
            </w:pPr>
            <w:r w:rsidRPr="001E3C5B">
              <w:rPr>
                <w:b/>
              </w:rPr>
              <w:t>HR-MAE</w:t>
            </w:r>
          </w:p>
        </w:tc>
        <w:tc>
          <w:tcPr>
            <w:tcW w:w="907" w:type="dxa"/>
            <w:tcBorders>
              <w:top w:val="single" w:sz="8" w:space="0" w:color="auto"/>
              <w:left w:val="nil"/>
              <w:bottom w:val="single" w:sz="4" w:space="0" w:color="auto"/>
              <w:right w:val="nil"/>
            </w:tcBorders>
            <w:vAlign w:val="center"/>
          </w:tcPr>
          <w:p w14:paraId="6F5D753A" w14:textId="77777777" w:rsidR="006B1758" w:rsidRDefault="006B1758" w:rsidP="00A47F77">
            <w:pPr>
              <w:pStyle w:val="MDPI42tablebody"/>
              <w:spacing w:line="240" w:lineRule="auto"/>
              <w:rPr>
                <w:b/>
              </w:rPr>
            </w:pPr>
            <w:r w:rsidRPr="001E3C5B">
              <w:rPr>
                <w:b/>
              </w:rPr>
              <w:t>HR-RMSE</w:t>
            </w:r>
          </w:p>
        </w:tc>
        <w:tc>
          <w:tcPr>
            <w:tcW w:w="907" w:type="dxa"/>
            <w:tcBorders>
              <w:top w:val="single" w:sz="8" w:space="0" w:color="auto"/>
              <w:left w:val="nil"/>
              <w:bottom w:val="single" w:sz="4" w:space="0" w:color="auto"/>
              <w:right w:val="nil"/>
            </w:tcBorders>
            <w:vAlign w:val="center"/>
          </w:tcPr>
          <w:p w14:paraId="6F672648" w14:textId="77777777" w:rsidR="006B1758" w:rsidRDefault="006B1758" w:rsidP="00A47F77">
            <w:pPr>
              <w:pStyle w:val="MDPI42tablebody"/>
              <w:spacing w:line="240" w:lineRule="auto"/>
              <w:rPr>
                <w:b/>
              </w:rPr>
            </w:pPr>
            <w:r w:rsidRPr="001E3C5B">
              <w:rPr>
                <w:b/>
              </w:rPr>
              <w:t>R</w:t>
            </w:r>
          </w:p>
        </w:tc>
      </w:tr>
      <w:tr w:rsidR="006B1758" w14:paraId="57B6BD53" w14:textId="77777777" w:rsidTr="00A47F77">
        <w:tc>
          <w:tcPr>
            <w:tcW w:w="1814" w:type="dxa"/>
            <w:vMerge/>
            <w:tcBorders>
              <w:top w:val="nil"/>
              <w:left w:val="nil"/>
              <w:bottom w:val="single" w:sz="4" w:space="0" w:color="auto"/>
              <w:right w:val="single" w:sz="4" w:space="0" w:color="auto"/>
            </w:tcBorders>
            <w:vAlign w:val="center"/>
          </w:tcPr>
          <w:p w14:paraId="72336546" w14:textId="77777777" w:rsidR="006B1758" w:rsidRPr="001E3C5B" w:rsidRDefault="006B1758" w:rsidP="00A47F77">
            <w:pPr>
              <w:pStyle w:val="MDPI42tablebody"/>
              <w:spacing w:line="240" w:lineRule="auto"/>
              <w:rPr>
                <w:b/>
              </w:rPr>
            </w:pPr>
          </w:p>
        </w:tc>
        <w:tc>
          <w:tcPr>
            <w:tcW w:w="2721" w:type="dxa"/>
            <w:gridSpan w:val="3"/>
            <w:tcBorders>
              <w:top w:val="single" w:sz="4" w:space="0" w:color="auto"/>
              <w:left w:val="single" w:sz="4" w:space="0" w:color="auto"/>
              <w:bottom w:val="single" w:sz="4" w:space="0" w:color="auto"/>
              <w:right w:val="single" w:sz="4" w:space="0" w:color="auto"/>
            </w:tcBorders>
            <w:vAlign w:val="center"/>
          </w:tcPr>
          <w:p w14:paraId="38C11049" w14:textId="77777777" w:rsidR="006B1758" w:rsidRPr="001E3C5B" w:rsidRDefault="006B1758" w:rsidP="00A47F77">
            <w:pPr>
              <w:pStyle w:val="MDPI42tablebody"/>
              <w:spacing w:line="240" w:lineRule="auto"/>
              <w:rPr>
                <w:b/>
              </w:rPr>
            </w:pPr>
            <w:r w:rsidRPr="001E3C5B">
              <w:rPr>
                <w:b/>
              </w:rPr>
              <w:t>Neg-Pearson Loss</w:t>
            </w:r>
          </w:p>
        </w:tc>
        <w:tc>
          <w:tcPr>
            <w:tcW w:w="2721" w:type="dxa"/>
            <w:gridSpan w:val="3"/>
            <w:tcBorders>
              <w:top w:val="single" w:sz="4" w:space="0" w:color="auto"/>
              <w:left w:val="single" w:sz="4" w:space="0" w:color="auto"/>
              <w:bottom w:val="single" w:sz="4" w:space="0" w:color="auto"/>
              <w:right w:val="nil"/>
            </w:tcBorders>
            <w:vAlign w:val="center"/>
          </w:tcPr>
          <w:p w14:paraId="619AA30C" w14:textId="77777777" w:rsidR="006B1758" w:rsidRPr="001E3C5B" w:rsidRDefault="006B1758" w:rsidP="00A47F77">
            <w:pPr>
              <w:pStyle w:val="MDPI42tablebody"/>
              <w:spacing w:line="240" w:lineRule="auto"/>
              <w:rPr>
                <w:b/>
              </w:rPr>
            </w:pPr>
            <w:r w:rsidRPr="001E3C5B">
              <w:rPr>
                <w:b/>
              </w:rPr>
              <w:t>Neg-Pearson Loss x FFT Loss</w:t>
            </w:r>
          </w:p>
        </w:tc>
        <w:tc>
          <w:tcPr>
            <w:tcW w:w="2721" w:type="dxa"/>
            <w:tcBorders>
              <w:left w:val="nil"/>
              <w:bottom w:val="nil"/>
              <w:right w:val="nil"/>
            </w:tcBorders>
          </w:tcPr>
          <w:p w14:paraId="046DFE19" w14:textId="77777777" w:rsidR="006B1758" w:rsidRDefault="006B1758" w:rsidP="00A47F77">
            <w:pPr>
              <w:pStyle w:val="MDPI42tablebody"/>
              <w:spacing w:line="240" w:lineRule="auto"/>
            </w:pPr>
          </w:p>
        </w:tc>
        <w:tc>
          <w:tcPr>
            <w:tcW w:w="2721" w:type="dxa"/>
            <w:tcBorders>
              <w:top w:val="nil"/>
              <w:left w:val="nil"/>
              <w:bottom w:val="nil"/>
              <w:right w:val="nil"/>
            </w:tcBorders>
            <w:vAlign w:val="center"/>
            <w:hideMark/>
          </w:tcPr>
          <w:p w14:paraId="0AB9A66E" w14:textId="77777777" w:rsidR="006B1758" w:rsidRDefault="006B1758" w:rsidP="00A47F77">
            <w:pPr>
              <w:pStyle w:val="MDPI42tablebody"/>
              <w:spacing w:line="240" w:lineRule="auto"/>
            </w:pPr>
            <w:r>
              <w:t>entry 1</w:t>
            </w:r>
          </w:p>
          <w:p w14:paraId="0F3276EC" w14:textId="77777777" w:rsidR="006B1758" w:rsidRDefault="006B1758" w:rsidP="00A47F77">
            <w:pPr>
              <w:pStyle w:val="MDPI42tablebody"/>
              <w:spacing w:line="240" w:lineRule="auto"/>
            </w:pPr>
            <w:r>
              <w:t>data</w:t>
            </w:r>
          </w:p>
          <w:p w14:paraId="1E08EE9D" w14:textId="77777777" w:rsidR="006B1758" w:rsidRDefault="006B1758" w:rsidP="00A47F77">
            <w:pPr>
              <w:pStyle w:val="MDPI42tablebody"/>
              <w:spacing w:line="240" w:lineRule="auto"/>
            </w:pPr>
            <w:r>
              <w:t>data</w:t>
            </w:r>
          </w:p>
        </w:tc>
      </w:tr>
      <w:tr w:rsidR="006B1758" w14:paraId="4417A59C" w14:textId="77777777" w:rsidTr="00A47F77">
        <w:trPr>
          <w:gridAfter w:val="2"/>
          <w:wAfter w:w="5442" w:type="dxa"/>
        </w:trPr>
        <w:tc>
          <w:tcPr>
            <w:tcW w:w="1814" w:type="dxa"/>
            <w:tcBorders>
              <w:top w:val="single" w:sz="4" w:space="0" w:color="auto"/>
              <w:left w:val="nil"/>
              <w:bottom w:val="nil"/>
              <w:right w:val="single" w:sz="4" w:space="0" w:color="auto"/>
            </w:tcBorders>
            <w:vAlign w:val="center"/>
          </w:tcPr>
          <w:p w14:paraId="1889ED26" w14:textId="77777777" w:rsidR="006B1758" w:rsidRDefault="006B1758" w:rsidP="00A47F77">
            <w:pPr>
              <w:pStyle w:val="MDPI42tablebody"/>
              <w:spacing w:line="240" w:lineRule="auto"/>
            </w:pPr>
            <w:r w:rsidRPr="001E3C5B">
              <w:rPr>
                <w:rFonts w:ascii="Calibri" w:eastAsia="굴림" w:hAnsi="Calibri" w:cs="Calibri"/>
              </w:rPr>
              <w:t>M(W+</w:t>
            </w:r>
            <w:proofErr w:type="gramStart"/>
            <w:r w:rsidRPr="001E3C5B">
              <w:rPr>
                <w:rFonts w:ascii="Calibri" w:eastAsia="굴림" w:hAnsi="Calibri" w:cs="Calibri"/>
              </w:rPr>
              <w:t>H)+</w:t>
            </w:r>
            <w:proofErr w:type="gramEnd"/>
            <w:r w:rsidRPr="001E3C5B">
              <w:rPr>
                <w:rFonts w:ascii="Calibri" w:eastAsia="굴림" w:hAnsi="Calibri" w:cs="Calibri"/>
              </w:rPr>
              <w:t>M</w:t>
            </w:r>
          </w:p>
        </w:tc>
        <w:tc>
          <w:tcPr>
            <w:tcW w:w="907" w:type="dxa"/>
            <w:tcBorders>
              <w:top w:val="single" w:sz="4" w:space="0" w:color="auto"/>
              <w:left w:val="single" w:sz="4" w:space="0" w:color="auto"/>
              <w:bottom w:val="nil"/>
              <w:right w:val="nil"/>
            </w:tcBorders>
            <w:vAlign w:val="center"/>
          </w:tcPr>
          <w:p w14:paraId="7E5B9607" w14:textId="77777777" w:rsidR="006B1758" w:rsidRDefault="006B1758" w:rsidP="00A47F77">
            <w:pPr>
              <w:pStyle w:val="MDPI42tablebody"/>
              <w:spacing w:line="240" w:lineRule="auto"/>
            </w:pPr>
            <w:r w:rsidRPr="001E3C5B">
              <w:rPr>
                <w:rFonts w:ascii="Calibri" w:eastAsia="굴림" w:hAnsi="Calibri" w:cs="Calibri"/>
              </w:rPr>
              <w:t>80.64</w:t>
            </w:r>
          </w:p>
        </w:tc>
        <w:tc>
          <w:tcPr>
            <w:tcW w:w="907" w:type="dxa"/>
            <w:tcBorders>
              <w:top w:val="single" w:sz="4" w:space="0" w:color="auto"/>
              <w:left w:val="nil"/>
              <w:bottom w:val="nil"/>
              <w:right w:val="nil"/>
            </w:tcBorders>
            <w:vAlign w:val="center"/>
          </w:tcPr>
          <w:p w14:paraId="1A9798D6" w14:textId="77777777" w:rsidR="006B1758" w:rsidRDefault="006B1758" w:rsidP="00A47F77">
            <w:pPr>
              <w:pStyle w:val="MDPI42tablebody"/>
              <w:spacing w:line="240" w:lineRule="auto"/>
            </w:pPr>
            <w:r w:rsidRPr="001E3C5B">
              <w:rPr>
                <w:rFonts w:ascii="Calibri" w:eastAsia="굴림" w:hAnsi="Calibri" w:cs="Calibri"/>
              </w:rPr>
              <w:t>82.65</w:t>
            </w:r>
          </w:p>
        </w:tc>
        <w:tc>
          <w:tcPr>
            <w:tcW w:w="907" w:type="dxa"/>
            <w:tcBorders>
              <w:top w:val="single" w:sz="4" w:space="0" w:color="auto"/>
              <w:left w:val="nil"/>
              <w:bottom w:val="nil"/>
              <w:right w:val="single" w:sz="4" w:space="0" w:color="auto"/>
            </w:tcBorders>
            <w:vAlign w:val="center"/>
          </w:tcPr>
          <w:p w14:paraId="44CEFAD2" w14:textId="77777777" w:rsidR="006B1758" w:rsidRDefault="006B1758" w:rsidP="00A47F77">
            <w:pPr>
              <w:pStyle w:val="MDPI42tablebody"/>
              <w:spacing w:line="240" w:lineRule="auto"/>
            </w:pPr>
            <w:r w:rsidRPr="001E3C5B">
              <w:rPr>
                <w:rFonts w:ascii="Calibri" w:eastAsia="굴림" w:hAnsi="Calibri" w:cs="Calibri"/>
              </w:rPr>
              <w:t>0.12</w:t>
            </w:r>
          </w:p>
        </w:tc>
        <w:tc>
          <w:tcPr>
            <w:tcW w:w="907" w:type="dxa"/>
            <w:tcBorders>
              <w:top w:val="single" w:sz="4" w:space="0" w:color="auto"/>
              <w:left w:val="single" w:sz="4" w:space="0" w:color="auto"/>
              <w:bottom w:val="nil"/>
              <w:right w:val="nil"/>
            </w:tcBorders>
            <w:vAlign w:val="center"/>
          </w:tcPr>
          <w:p w14:paraId="53792327" w14:textId="77777777" w:rsidR="006B1758" w:rsidRDefault="006B1758" w:rsidP="00A47F77">
            <w:pPr>
              <w:pStyle w:val="MDPI42tablebody"/>
              <w:spacing w:line="240" w:lineRule="auto"/>
            </w:pPr>
            <w:r w:rsidRPr="001E3C5B">
              <w:rPr>
                <w:rFonts w:ascii="Calibri" w:eastAsia="굴림" w:hAnsi="Calibri" w:cs="Calibri"/>
              </w:rPr>
              <w:t>81.04</w:t>
            </w:r>
          </w:p>
        </w:tc>
        <w:tc>
          <w:tcPr>
            <w:tcW w:w="907" w:type="dxa"/>
            <w:tcBorders>
              <w:top w:val="single" w:sz="4" w:space="0" w:color="auto"/>
              <w:left w:val="nil"/>
              <w:bottom w:val="nil"/>
              <w:right w:val="nil"/>
            </w:tcBorders>
            <w:vAlign w:val="center"/>
          </w:tcPr>
          <w:p w14:paraId="69467957" w14:textId="77777777" w:rsidR="006B1758" w:rsidRDefault="006B1758" w:rsidP="00A47F77">
            <w:pPr>
              <w:pStyle w:val="MDPI42tablebody"/>
              <w:spacing w:line="240" w:lineRule="auto"/>
            </w:pPr>
            <w:r w:rsidRPr="001E3C5B">
              <w:rPr>
                <w:rFonts w:ascii="Calibri" w:eastAsia="굴림" w:hAnsi="Calibri" w:cs="Calibri"/>
              </w:rPr>
              <w:t>83.05</w:t>
            </w:r>
          </w:p>
        </w:tc>
        <w:tc>
          <w:tcPr>
            <w:tcW w:w="907" w:type="dxa"/>
            <w:tcBorders>
              <w:top w:val="single" w:sz="4" w:space="0" w:color="auto"/>
              <w:left w:val="nil"/>
              <w:bottom w:val="nil"/>
              <w:right w:val="nil"/>
            </w:tcBorders>
            <w:vAlign w:val="center"/>
          </w:tcPr>
          <w:p w14:paraId="4FA9E734" w14:textId="77777777" w:rsidR="006B1758" w:rsidRDefault="006B1758" w:rsidP="00A47F77">
            <w:pPr>
              <w:pStyle w:val="MDPI42tablebody"/>
              <w:spacing w:line="240" w:lineRule="auto"/>
            </w:pPr>
            <w:r w:rsidRPr="001E3C5B">
              <w:rPr>
                <w:rFonts w:ascii="Calibri" w:eastAsia="굴림" w:hAnsi="Calibri" w:cs="Calibri"/>
              </w:rPr>
              <w:t>0.00</w:t>
            </w:r>
          </w:p>
        </w:tc>
      </w:tr>
      <w:tr w:rsidR="006B1758" w14:paraId="091DEDDF" w14:textId="77777777" w:rsidTr="00A47F77">
        <w:trPr>
          <w:gridAfter w:val="2"/>
          <w:wAfter w:w="5442" w:type="dxa"/>
        </w:trPr>
        <w:tc>
          <w:tcPr>
            <w:tcW w:w="1814" w:type="dxa"/>
            <w:tcBorders>
              <w:top w:val="nil"/>
              <w:left w:val="nil"/>
              <w:bottom w:val="nil"/>
              <w:right w:val="single" w:sz="4" w:space="0" w:color="auto"/>
            </w:tcBorders>
            <w:vAlign w:val="center"/>
          </w:tcPr>
          <w:p w14:paraId="5A3924D7" w14:textId="77777777" w:rsidR="006B1758" w:rsidRDefault="006B1758" w:rsidP="00A47F77">
            <w:pPr>
              <w:pStyle w:val="MDPI42tablebody"/>
              <w:spacing w:line="240" w:lineRule="auto"/>
            </w:pPr>
            <w:r w:rsidRPr="001E3C5B">
              <w:rPr>
                <w:rFonts w:ascii="Calibri" w:eastAsia="굴림" w:hAnsi="Calibri" w:cs="Calibri"/>
              </w:rPr>
              <w:t>M(</w:t>
            </w:r>
            <w:proofErr w:type="spellStart"/>
            <w:r w:rsidRPr="001E3C5B">
              <w:rPr>
                <w:rFonts w:ascii="Calibri" w:eastAsia="굴림" w:hAnsi="Calibri" w:cs="Calibri"/>
              </w:rPr>
              <w:t>WxH</w:t>
            </w:r>
            <w:proofErr w:type="spellEnd"/>
            <w:r w:rsidRPr="001E3C5B">
              <w:rPr>
                <w:rFonts w:ascii="Calibri" w:eastAsia="굴림" w:hAnsi="Calibri" w:cs="Calibri"/>
              </w:rPr>
              <w:t>)+M</w:t>
            </w:r>
          </w:p>
        </w:tc>
        <w:tc>
          <w:tcPr>
            <w:tcW w:w="907" w:type="dxa"/>
            <w:tcBorders>
              <w:top w:val="nil"/>
              <w:left w:val="single" w:sz="4" w:space="0" w:color="auto"/>
              <w:bottom w:val="nil"/>
              <w:right w:val="nil"/>
            </w:tcBorders>
            <w:vAlign w:val="center"/>
          </w:tcPr>
          <w:p w14:paraId="5D473DC5" w14:textId="77777777" w:rsidR="006B1758" w:rsidRDefault="006B1758" w:rsidP="00A47F77">
            <w:pPr>
              <w:pStyle w:val="MDPI42tablebody"/>
              <w:spacing w:line="240" w:lineRule="auto"/>
            </w:pPr>
            <w:r w:rsidRPr="001E3C5B">
              <w:rPr>
                <w:rFonts w:ascii="Calibri" w:eastAsia="굴림" w:hAnsi="Calibri" w:cs="Calibri"/>
              </w:rPr>
              <w:t>80.87</w:t>
            </w:r>
          </w:p>
        </w:tc>
        <w:tc>
          <w:tcPr>
            <w:tcW w:w="907" w:type="dxa"/>
            <w:tcBorders>
              <w:top w:val="nil"/>
              <w:left w:val="nil"/>
              <w:bottom w:val="nil"/>
              <w:right w:val="nil"/>
            </w:tcBorders>
            <w:vAlign w:val="center"/>
          </w:tcPr>
          <w:p w14:paraId="11199D77" w14:textId="77777777" w:rsidR="006B1758" w:rsidRDefault="006B1758" w:rsidP="00A47F77">
            <w:pPr>
              <w:pStyle w:val="MDPI42tablebody"/>
              <w:spacing w:line="240" w:lineRule="auto"/>
            </w:pPr>
            <w:r w:rsidRPr="001E3C5B">
              <w:rPr>
                <w:rFonts w:ascii="Calibri" w:eastAsia="굴림" w:hAnsi="Calibri" w:cs="Calibri"/>
              </w:rPr>
              <w:t>82.83</w:t>
            </w:r>
          </w:p>
        </w:tc>
        <w:tc>
          <w:tcPr>
            <w:tcW w:w="907" w:type="dxa"/>
            <w:tcBorders>
              <w:top w:val="nil"/>
              <w:left w:val="nil"/>
              <w:bottom w:val="nil"/>
              <w:right w:val="single" w:sz="4" w:space="0" w:color="auto"/>
            </w:tcBorders>
            <w:vAlign w:val="center"/>
          </w:tcPr>
          <w:p w14:paraId="1EBA8B1D" w14:textId="77777777" w:rsidR="006B1758" w:rsidRDefault="006B1758" w:rsidP="00A47F77">
            <w:pPr>
              <w:pStyle w:val="MDPI42tablebody"/>
              <w:spacing w:line="240" w:lineRule="auto"/>
            </w:pPr>
            <w:r w:rsidRPr="001E3C5B">
              <w:rPr>
                <w:rFonts w:ascii="Calibri" w:eastAsia="굴림" w:hAnsi="Calibri" w:cs="Calibri"/>
              </w:rPr>
              <w:t>0.37</w:t>
            </w:r>
          </w:p>
        </w:tc>
        <w:tc>
          <w:tcPr>
            <w:tcW w:w="907" w:type="dxa"/>
            <w:tcBorders>
              <w:top w:val="nil"/>
              <w:left w:val="single" w:sz="4" w:space="0" w:color="auto"/>
              <w:bottom w:val="nil"/>
              <w:right w:val="nil"/>
            </w:tcBorders>
            <w:vAlign w:val="center"/>
          </w:tcPr>
          <w:p w14:paraId="7577A9CE" w14:textId="77777777" w:rsidR="006B1758" w:rsidRDefault="006B1758" w:rsidP="00A47F77">
            <w:pPr>
              <w:pStyle w:val="MDPI42tablebody"/>
              <w:spacing w:line="240" w:lineRule="auto"/>
            </w:pPr>
            <w:r w:rsidRPr="001E3C5B">
              <w:rPr>
                <w:rFonts w:ascii="Calibri" w:eastAsia="굴림" w:hAnsi="Calibri" w:cs="Calibri"/>
              </w:rPr>
              <w:t>10.63</w:t>
            </w:r>
          </w:p>
        </w:tc>
        <w:tc>
          <w:tcPr>
            <w:tcW w:w="907" w:type="dxa"/>
            <w:tcBorders>
              <w:top w:val="nil"/>
              <w:left w:val="nil"/>
              <w:bottom w:val="nil"/>
              <w:right w:val="nil"/>
            </w:tcBorders>
            <w:vAlign w:val="center"/>
          </w:tcPr>
          <w:p w14:paraId="0ABA2E9D" w14:textId="77777777" w:rsidR="006B1758" w:rsidRDefault="006B1758" w:rsidP="00A47F77">
            <w:pPr>
              <w:pStyle w:val="MDPI42tablebody"/>
              <w:spacing w:line="240" w:lineRule="auto"/>
            </w:pPr>
            <w:r w:rsidRPr="001E3C5B">
              <w:rPr>
                <w:rFonts w:ascii="Calibri" w:eastAsia="굴림" w:hAnsi="Calibri" w:cs="Calibri"/>
              </w:rPr>
              <w:t>14.01</w:t>
            </w:r>
          </w:p>
        </w:tc>
        <w:tc>
          <w:tcPr>
            <w:tcW w:w="907" w:type="dxa"/>
            <w:tcBorders>
              <w:top w:val="nil"/>
              <w:left w:val="nil"/>
              <w:bottom w:val="nil"/>
              <w:right w:val="nil"/>
            </w:tcBorders>
            <w:vAlign w:val="center"/>
          </w:tcPr>
          <w:p w14:paraId="239AEA5E" w14:textId="77777777" w:rsidR="006B1758" w:rsidRDefault="006B1758" w:rsidP="00A47F77">
            <w:pPr>
              <w:pStyle w:val="MDPI42tablebody"/>
              <w:spacing w:line="240" w:lineRule="auto"/>
            </w:pPr>
            <w:r w:rsidRPr="001E3C5B">
              <w:rPr>
                <w:rFonts w:ascii="Calibri" w:eastAsia="굴림" w:hAnsi="Calibri" w:cs="Calibri"/>
              </w:rPr>
              <w:t>0.24</w:t>
            </w:r>
          </w:p>
        </w:tc>
      </w:tr>
      <w:tr w:rsidR="006B1758" w14:paraId="3480E9F6" w14:textId="77777777" w:rsidTr="00A47F77">
        <w:trPr>
          <w:gridAfter w:val="2"/>
          <w:wAfter w:w="5442" w:type="dxa"/>
        </w:trPr>
        <w:tc>
          <w:tcPr>
            <w:tcW w:w="1814" w:type="dxa"/>
            <w:tcBorders>
              <w:top w:val="nil"/>
              <w:left w:val="nil"/>
              <w:bottom w:val="nil"/>
              <w:right w:val="single" w:sz="4" w:space="0" w:color="auto"/>
            </w:tcBorders>
            <w:vAlign w:val="center"/>
          </w:tcPr>
          <w:p w14:paraId="5C3B2FB2" w14:textId="77777777" w:rsidR="006B1758" w:rsidRDefault="006B1758" w:rsidP="00A47F77">
            <w:pPr>
              <w:pStyle w:val="MDPI42tablebody"/>
              <w:spacing w:line="240" w:lineRule="auto"/>
            </w:pPr>
            <w:r w:rsidRPr="001E3C5B">
              <w:rPr>
                <w:rFonts w:ascii="Calibri" w:eastAsia="굴림" w:hAnsi="Calibri" w:cs="Calibri"/>
              </w:rPr>
              <w:t>WM+M</w:t>
            </w:r>
          </w:p>
        </w:tc>
        <w:tc>
          <w:tcPr>
            <w:tcW w:w="907" w:type="dxa"/>
            <w:tcBorders>
              <w:top w:val="nil"/>
              <w:left w:val="single" w:sz="4" w:space="0" w:color="auto"/>
              <w:bottom w:val="nil"/>
              <w:right w:val="nil"/>
            </w:tcBorders>
            <w:vAlign w:val="center"/>
          </w:tcPr>
          <w:p w14:paraId="65A19588" w14:textId="77777777" w:rsidR="006B1758" w:rsidRDefault="006B1758" w:rsidP="00A47F77">
            <w:pPr>
              <w:pStyle w:val="MDPI42tablebody"/>
              <w:spacing w:line="240" w:lineRule="auto"/>
            </w:pPr>
            <w:r w:rsidRPr="001E3C5B">
              <w:rPr>
                <w:rFonts w:ascii="Calibri" w:eastAsia="굴림" w:hAnsi="Calibri" w:cs="Calibri"/>
              </w:rPr>
              <w:t>80.16</w:t>
            </w:r>
          </w:p>
        </w:tc>
        <w:tc>
          <w:tcPr>
            <w:tcW w:w="907" w:type="dxa"/>
            <w:tcBorders>
              <w:top w:val="nil"/>
              <w:left w:val="nil"/>
              <w:bottom w:val="nil"/>
              <w:right w:val="nil"/>
            </w:tcBorders>
            <w:vAlign w:val="center"/>
          </w:tcPr>
          <w:p w14:paraId="02F26265" w14:textId="77777777" w:rsidR="006B1758" w:rsidRDefault="006B1758" w:rsidP="00A47F77">
            <w:pPr>
              <w:pStyle w:val="MDPI42tablebody"/>
              <w:spacing w:line="240" w:lineRule="auto"/>
            </w:pPr>
            <w:r w:rsidRPr="001E3C5B">
              <w:rPr>
                <w:rFonts w:ascii="Calibri" w:eastAsia="굴림" w:hAnsi="Calibri" w:cs="Calibri"/>
              </w:rPr>
              <w:t>82.10</w:t>
            </w:r>
          </w:p>
        </w:tc>
        <w:tc>
          <w:tcPr>
            <w:tcW w:w="907" w:type="dxa"/>
            <w:tcBorders>
              <w:top w:val="nil"/>
              <w:left w:val="nil"/>
              <w:bottom w:val="nil"/>
              <w:right w:val="single" w:sz="4" w:space="0" w:color="auto"/>
            </w:tcBorders>
            <w:vAlign w:val="center"/>
          </w:tcPr>
          <w:p w14:paraId="27B563F5" w14:textId="77777777" w:rsidR="006B1758" w:rsidRDefault="006B1758" w:rsidP="00A47F77">
            <w:pPr>
              <w:pStyle w:val="MDPI42tablebody"/>
              <w:spacing w:line="240" w:lineRule="auto"/>
            </w:pPr>
            <w:r w:rsidRPr="001E3C5B">
              <w:rPr>
                <w:rFonts w:ascii="Calibri" w:eastAsia="굴림" w:hAnsi="Calibri" w:cs="Calibri"/>
              </w:rPr>
              <w:t>0.48</w:t>
            </w:r>
          </w:p>
        </w:tc>
        <w:tc>
          <w:tcPr>
            <w:tcW w:w="907" w:type="dxa"/>
            <w:tcBorders>
              <w:top w:val="nil"/>
              <w:left w:val="single" w:sz="4" w:space="0" w:color="auto"/>
              <w:bottom w:val="nil"/>
              <w:right w:val="nil"/>
            </w:tcBorders>
            <w:vAlign w:val="center"/>
          </w:tcPr>
          <w:p w14:paraId="74C8685F" w14:textId="77777777" w:rsidR="006B1758" w:rsidRDefault="006B1758" w:rsidP="00A47F77">
            <w:pPr>
              <w:pStyle w:val="MDPI42tablebody"/>
              <w:spacing w:line="240" w:lineRule="auto"/>
            </w:pPr>
            <w:r w:rsidRPr="001E3C5B">
              <w:rPr>
                <w:rFonts w:ascii="Calibri" w:eastAsia="굴림" w:hAnsi="Calibri" w:cs="Calibri"/>
              </w:rPr>
              <w:t>8.49</w:t>
            </w:r>
          </w:p>
        </w:tc>
        <w:tc>
          <w:tcPr>
            <w:tcW w:w="907" w:type="dxa"/>
            <w:tcBorders>
              <w:top w:val="nil"/>
              <w:left w:val="nil"/>
              <w:bottom w:val="nil"/>
              <w:right w:val="nil"/>
            </w:tcBorders>
            <w:vAlign w:val="center"/>
          </w:tcPr>
          <w:p w14:paraId="47590876" w14:textId="77777777" w:rsidR="006B1758" w:rsidRDefault="006B1758" w:rsidP="00A47F77">
            <w:pPr>
              <w:pStyle w:val="MDPI42tablebody"/>
              <w:spacing w:line="240" w:lineRule="auto"/>
            </w:pPr>
            <w:r w:rsidRPr="001E3C5B">
              <w:rPr>
                <w:rFonts w:ascii="Calibri" w:eastAsia="굴림" w:hAnsi="Calibri" w:cs="Calibri"/>
              </w:rPr>
              <w:t>11.74</w:t>
            </w:r>
          </w:p>
        </w:tc>
        <w:tc>
          <w:tcPr>
            <w:tcW w:w="907" w:type="dxa"/>
            <w:tcBorders>
              <w:top w:val="nil"/>
              <w:left w:val="nil"/>
              <w:bottom w:val="nil"/>
              <w:right w:val="nil"/>
            </w:tcBorders>
            <w:vAlign w:val="center"/>
          </w:tcPr>
          <w:p w14:paraId="3DA66BC3" w14:textId="77777777" w:rsidR="006B1758" w:rsidRDefault="006B1758" w:rsidP="00A47F77">
            <w:pPr>
              <w:pStyle w:val="MDPI42tablebody"/>
              <w:spacing w:line="240" w:lineRule="auto"/>
            </w:pPr>
            <w:r w:rsidRPr="001E3C5B">
              <w:rPr>
                <w:rFonts w:ascii="Calibri" w:eastAsia="굴림" w:hAnsi="Calibri" w:cs="Calibri"/>
              </w:rPr>
              <w:t>0.53</w:t>
            </w:r>
          </w:p>
        </w:tc>
      </w:tr>
      <w:tr w:rsidR="006B1758" w14:paraId="0930DD6C" w14:textId="77777777" w:rsidTr="00A47F77">
        <w:trPr>
          <w:gridAfter w:val="2"/>
          <w:wAfter w:w="5442" w:type="dxa"/>
        </w:trPr>
        <w:tc>
          <w:tcPr>
            <w:tcW w:w="1814" w:type="dxa"/>
            <w:tcBorders>
              <w:top w:val="nil"/>
              <w:left w:val="nil"/>
              <w:bottom w:val="nil"/>
              <w:right w:val="single" w:sz="4" w:space="0" w:color="auto"/>
            </w:tcBorders>
            <w:vAlign w:val="center"/>
          </w:tcPr>
          <w:p w14:paraId="509C5F34" w14:textId="77777777" w:rsidR="006B1758" w:rsidRDefault="006B1758" w:rsidP="00A47F77">
            <w:pPr>
              <w:pStyle w:val="MDPI42tablebody"/>
              <w:spacing w:line="240" w:lineRule="auto"/>
            </w:pPr>
            <w:r w:rsidRPr="001E3C5B">
              <w:rPr>
                <w:rFonts w:ascii="Calibri" w:eastAsia="굴림" w:hAnsi="Calibri" w:cs="Calibri"/>
              </w:rPr>
              <w:t>HM+M</w:t>
            </w:r>
          </w:p>
        </w:tc>
        <w:tc>
          <w:tcPr>
            <w:tcW w:w="907" w:type="dxa"/>
            <w:tcBorders>
              <w:top w:val="nil"/>
              <w:left w:val="single" w:sz="4" w:space="0" w:color="auto"/>
              <w:bottom w:val="nil"/>
              <w:right w:val="nil"/>
            </w:tcBorders>
            <w:vAlign w:val="center"/>
          </w:tcPr>
          <w:p w14:paraId="19FD29C1" w14:textId="77777777" w:rsidR="006B1758" w:rsidRDefault="006B1758" w:rsidP="00A47F77">
            <w:pPr>
              <w:pStyle w:val="MDPI42tablebody"/>
              <w:spacing w:line="240" w:lineRule="auto"/>
            </w:pPr>
            <w:r w:rsidRPr="001E3C5B">
              <w:rPr>
                <w:rFonts w:ascii="Calibri" w:eastAsia="굴림" w:hAnsi="Calibri" w:cs="Calibri"/>
              </w:rPr>
              <w:t>80.20</w:t>
            </w:r>
          </w:p>
        </w:tc>
        <w:tc>
          <w:tcPr>
            <w:tcW w:w="907" w:type="dxa"/>
            <w:tcBorders>
              <w:top w:val="nil"/>
              <w:left w:val="nil"/>
              <w:bottom w:val="nil"/>
              <w:right w:val="nil"/>
            </w:tcBorders>
            <w:vAlign w:val="center"/>
          </w:tcPr>
          <w:p w14:paraId="20379F1E" w14:textId="77777777" w:rsidR="006B1758" w:rsidRDefault="006B1758" w:rsidP="00A47F77">
            <w:pPr>
              <w:pStyle w:val="MDPI42tablebody"/>
              <w:spacing w:line="240" w:lineRule="auto"/>
            </w:pPr>
            <w:r w:rsidRPr="001E3C5B">
              <w:rPr>
                <w:rFonts w:ascii="Calibri" w:eastAsia="굴림" w:hAnsi="Calibri" w:cs="Calibri"/>
              </w:rPr>
              <w:t>82.18</w:t>
            </w:r>
          </w:p>
        </w:tc>
        <w:tc>
          <w:tcPr>
            <w:tcW w:w="907" w:type="dxa"/>
            <w:tcBorders>
              <w:top w:val="nil"/>
              <w:left w:val="nil"/>
              <w:bottom w:val="nil"/>
              <w:right w:val="single" w:sz="4" w:space="0" w:color="auto"/>
            </w:tcBorders>
            <w:vAlign w:val="center"/>
          </w:tcPr>
          <w:p w14:paraId="10DFF8C0" w14:textId="77777777" w:rsidR="006B1758" w:rsidRDefault="006B1758" w:rsidP="00A47F77">
            <w:pPr>
              <w:pStyle w:val="MDPI42tablebody"/>
              <w:spacing w:line="240" w:lineRule="auto"/>
            </w:pPr>
            <w:r w:rsidRPr="001E3C5B">
              <w:rPr>
                <w:rFonts w:ascii="Calibri" w:eastAsia="굴림" w:hAnsi="Calibri" w:cs="Calibri"/>
              </w:rPr>
              <w:t>0.46</w:t>
            </w:r>
          </w:p>
        </w:tc>
        <w:tc>
          <w:tcPr>
            <w:tcW w:w="907" w:type="dxa"/>
            <w:tcBorders>
              <w:top w:val="nil"/>
              <w:left w:val="single" w:sz="4" w:space="0" w:color="auto"/>
              <w:bottom w:val="nil"/>
              <w:right w:val="nil"/>
            </w:tcBorders>
            <w:vAlign w:val="center"/>
          </w:tcPr>
          <w:p w14:paraId="7B568FB9" w14:textId="77777777" w:rsidR="006B1758" w:rsidRDefault="006B1758" w:rsidP="00A47F77">
            <w:pPr>
              <w:pStyle w:val="MDPI42tablebody"/>
              <w:spacing w:line="240" w:lineRule="auto"/>
            </w:pPr>
            <w:r w:rsidRPr="001E3C5B">
              <w:rPr>
                <w:rFonts w:ascii="Calibri" w:eastAsia="굴림" w:hAnsi="Calibri" w:cs="Calibri"/>
              </w:rPr>
              <w:t>8.27</w:t>
            </w:r>
          </w:p>
        </w:tc>
        <w:tc>
          <w:tcPr>
            <w:tcW w:w="907" w:type="dxa"/>
            <w:tcBorders>
              <w:top w:val="nil"/>
              <w:left w:val="nil"/>
              <w:bottom w:val="nil"/>
              <w:right w:val="nil"/>
            </w:tcBorders>
            <w:vAlign w:val="center"/>
          </w:tcPr>
          <w:p w14:paraId="42D4B254" w14:textId="77777777" w:rsidR="006B1758" w:rsidRDefault="006B1758" w:rsidP="00A47F77">
            <w:pPr>
              <w:pStyle w:val="MDPI42tablebody"/>
              <w:spacing w:line="240" w:lineRule="auto"/>
            </w:pPr>
            <w:r w:rsidRPr="001E3C5B">
              <w:rPr>
                <w:rFonts w:ascii="Calibri" w:eastAsia="굴림" w:hAnsi="Calibri" w:cs="Calibri"/>
              </w:rPr>
              <w:t>11.35</w:t>
            </w:r>
          </w:p>
        </w:tc>
        <w:tc>
          <w:tcPr>
            <w:tcW w:w="907" w:type="dxa"/>
            <w:tcBorders>
              <w:top w:val="nil"/>
              <w:left w:val="nil"/>
              <w:bottom w:val="nil"/>
              <w:right w:val="nil"/>
            </w:tcBorders>
            <w:vAlign w:val="center"/>
          </w:tcPr>
          <w:p w14:paraId="74CA1FBF" w14:textId="77777777" w:rsidR="006B1758" w:rsidRDefault="006B1758" w:rsidP="00A47F77">
            <w:pPr>
              <w:pStyle w:val="MDPI42tablebody"/>
              <w:spacing w:line="240" w:lineRule="auto"/>
            </w:pPr>
            <w:r w:rsidRPr="001E3C5B">
              <w:rPr>
                <w:rFonts w:ascii="Calibri" w:eastAsia="굴림" w:hAnsi="Calibri" w:cs="Calibri"/>
              </w:rPr>
              <w:t>0.57</w:t>
            </w:r>
          </w:p>
        </w:tc>
      </w:tr>
      <w:tr w:rsidR="006B1758" w14:paraId="102DEE8F" w14:textId="77777777" w:rsidTr="00A47F77">
        <w:trPr>
          <w:gridAfter w:val="2"/>
          <w:wAfter w:w="5442" w:type="dxa"/>
        </w:trPr>
        <w:tc>
          <w:tcPr>
            <w:tcW w:w="1814" w:type="dxa"/>
            <w:tcBorders>
              <w:top w:val="nil"/>
              <w:left w:val="nil"/>
              <w:bottom w:val="nil"/>
              <w:right w:val="single" w:sz="4" w:space="0" w:color="auto"/>
            </w:tcBorders>
            <w:vAlign w:val="center"/>
          </w:tcPr>
          <w:p w14:paraId="32AB359A" w14:textId="77777777" w:rsidR="006B1758" w:rsidRDefault="006B1758" w:rsidP="00A47F77">
            <w:pPr>
              <w:pStyle w:val="MDPI42tablebody"/>
              <w:spacing w:line="240" w:lineRule="auto"/>
            </w:pPr>
            <w:r w:rsidRPr="001E3C5B">
              <w:rPr>
                <w:rFonts w:ascii="Calibri" w:eastAsia="굴림" w:hAnsi="Calibri" w:cs="Calibri"/>
              </w:rPr>
              <w:t>M</w:t>
            </w:r>
          </w:p>
        </w:tc>
        <w:tc>
          <w:tcPr>
            <w:tcW w:w="907" w:type="dxa"/>
            <w:tcBorders>
              <w:top w:val="nil"/>
              <w:left w:val="single" w:sz="4" w:space="0" w:color="auto"/>
              <w:bottom w:val="nil"/>
              <w:right w:val="nil"/>
            </w:tcBorders>
            <w:vAlign w:val="center"/>
          </w:tcPr>
          <w:p w14:paraId="6D3425B7" w14:textId="77777777" w:rsidR="006B1758" w:rsidRDefault="006B1758" w:rsidP="00A47F77">
            <w:pPr>
              <w:pStyle w:val="MDPI42tablebody"/>
              <w:spacing w:line="240" w:lineRule="auto"/>
            </w:pPr>
            <w:r w:rsidRPr="001E3C5B">
              <w:rPr>
                <w:rFonts w:ascii="Calibri" w:eastAsia="굴림" w:hAnsi="Calibri" w:cs="Calibri"/>
              </w:rPr>
              <w:t>80.53</w:t>
            </w:r>
          </w:p>
        </w:tc>
        <w:tc>
          <w:tcPr>
            <w:tcW w:w="907" w:type="dxa"/>
            <w:tcBorders>
              <w:top w:val="nil"/>
              <w:left w:val="nil"/>
              <w:bottom w:val="nil"/>
              <w:right w:val="nil"/>
            </w:tcBorders>
            <w:vAlign w:val="center"/>
          </w:tcPr>
          <w:p w14:paraId="0497D658" w14:textId="77777777" w:rsidR="006B1758" w:rsidRDefault="006B1758" w:rsidP="00A47F77">
            <w:pPr>
              <w:pStyle w:val="MDPI42tablebody"/>
              <w:spacing w:line="240" w:lineRule="auto"/>
            </w:pPr>
            <w:r w:rsidRPr="001E3C5B">
              <w:rPr>
                <w:rFonts w:ascii="Calibri" w:eastAsia="굴림" w:hAnsi="Calibri" w:cs="Calibri"/>
              </w:rPr>
              <w:t>82.50</w:t>
            </w:r>
          </w:p>
        </w:tc>
        <w:tc>
          <w:tcPr>
            <w:tcW w:w="907" w:type="dxa"/>
            <w:tcBorders>
              <w:top w:val="nil"/>
              <w:left w:val="nil"/>
              <w:bottom w:val="nil"/>
              <w:right w:val="single" w:sz="4" w:space="0" w:color="auto"/>
            </w:tcBorders>
            <w:vAlign w:val="center"/>
          </w:tcPr>
          <w:p w14:paraId="5006A0FF" w14:textId="77777777" w:rsidR="006B1758" w:rsidRDefault="006B1758" w:rsidP="00A47F77">
            <w:pPr>
              <w:pStyle w:val="MDPI42tablebody"/>
              <w:spacing w:line="240" w:lineRule="auto"/>
            </w:pPr>
            <w:r w:rsidRPr="001E3C5B">
              <w:rPr>
                <w:rFonts w:ascii="Calibri" w:eastAsia="굴림" w:hAnsi="Calibri" w:cs="Calibri"/>
              </w:rPr>
              <w:t>0.41</w:t>
            </w:r>
          </w:p>
        </w:tc>
        <w:tc>
          <w:tcPr>
            <w:tcW w:w="907" w:type="dxa"/>
            <w:tcBorders>
              <w:top w:val="nil"/>
              <w:left w:val="single" w:sz="4" w:space="0" w:color="auto"/>
              <w:bottom w:val="nil"/>
              <w:right w:val="nil"/>
            </w:tcBorders>
            <w:vAlign w:val="center"/>
          </w:tcPr>
          <w:p w14:paraId="295B24DD" w14:textId="77777777" w:rsidR="006B1758" w:rsidRDefault="006B1758" w:rsidP="00A47F77">
            <w:pPr>
              <w:pStyle w:val="MDPI42tablebody"/>
              <w:spacing w:line="240" w:lineRule="auto"/>
            </w:pPr>
            <w:r w:rsidRPr="001E3C5B">
              <w:rPr>
                <w:rFonts w:ascii="Calibri" w:eastAsia="굴림" w:hAnsi="Calibri" w:cs="Calibri"/>
              </w:rPr>
              <w:t>8.72</w:t>
            </w:r>
          </w:p>
        </w:tc>
        <w:tc>
          <w:tcPr>
            <w:tcW w:w="907" w:type="dxa"/>
            <w:tcBorders>
              <w:top w:val="nil"/>
              <w:left w:val="nil"/>
              <w:bottom w:val="nil"/>
              <w:right w:val="nil"/>
            </w:tcBorders>
            <w:vAlign w:val="center"/>
          </w:tcPr>
          <w:p w14:paraId="28A1FE0A" w14:textId="77777777" w:rsidR="006B1758" w:rsidRDefault="006B1758" w:rsidP="00A47F77">
            <w:pPr>
              <w:pStyle w:val="MDPI42tablebody"/>
              <w:spacing w:line="240" w:lineRule="auto"/>
            </w:pPr>
            <w:r w:rsidRPr="001E3C5B">
              <w:rPr>
                <w:rFonts w:ascii="Calibri" w:eastAsia="굴림" w:hAnsi="Calibri" w:cs="Calibri"/>
              </w:rPr>
              <w:t>11.67</w:t>
            </w:r>
          </w:p>
        </w:tc>
        <w:tc>
          <w:tcPr>
            <w:tcW w:w="907" w:type="dxa"/>
            <w:tcBorders>
              <w:top w:val="nil"/>
              <w:left w:val="nil"/>
              <w:bottom w:val="nil"/>
              <w:right w:val="nil"/>
            </w:tcBorders>
            <w:vAlign w:val="center"/>
          </w:tcPr>
          <w:p w14:paraId="699B919C" w14:textId="77777777" w:rsidR="006B1758" w:rsidRDefault="006B1758" w:rsidP="00A47F77">
            <w:pPr>
              <w:pStyle w:val="MDPI42tablebody"/>
              <w:spacing w:line="240" w:lineRule="auto"/>
            </w:pPr>
            <w:r w:rsidRPr="001E3C5B">
              <w:rPr>
                <w:rFonts w:ascii="Calibri" w:eastAsia="굴림" w:hAnsi="Calibri" w:cs="Calibri"/>
              </w:rPr>
              <w:t>0.53</w:t>
            </w:r>
          </w:p>
        </w:tc>
      </w:tr>
      <w:tr w:rsidR="006B1758" w14:paraId="21E746CF" w14:textId="77777777" w:rsidTr="00A47F77">
        <w:trPr>
          <w:gridAfter w:val="2"/>
          <w:wAfter w:w="5442" w:type="dxa"/>
        </w:trPr>
        <w:tc>
          <w:tcPr>
            <w:tcW w:w="1814" w:type="dxa"/>
            <w:tcBorders>
              <w:top w:val="nil"/>
              <w:left w:val="nil"/>
              <w:bottom w:val="nil"/>
              <w:right w:val="single" w:sz="4" w:space="0" w:color="auto"/>
            </w:tcBorders>
            <w:vAlign w:val="center"/>
          </w:tcPr>
          <w:p w14:paraId="4D25921B" w14:textId="77777777" w:rsidR="006B1758" w:rsidRDefault="006B1758" w:rsidP="00A47F77">
            <w:pPr>
              <w:pStyle w:val="MDPI42tablebody"/>
              <w:spacing w:line="240" w:lineRule="auto"/>
            </w:pPr>
            <w:r w:rsidRPr="001E3C5B">
              <w:rPr>
                <w:rFonts w:ascii="Calibri" w:eastAsia="굴림" w:hAnsi="Calibri" w:cs="Calibri"/>
              </w:rPr>
              <w:t>WM+HM</w:t>
            </w:r>
          </w:p>
        </w:tc>
        <w:tc>
          <w:tcPr>
            <w:tcW w:w="907" w:type="dxa"/>
            <w:tcBorders>
              <w:top w:val="nil"/>
              <w:left w:val="single" w:sz="4" w:space="0" w:color="auto"/>
              <w:bottom w:val="nil"/>
              <w:right w:val="nil"/>
            </w:tcBorders>
            <w:vAlign w:val="center"/>
          </w:tcPr>
          <w:p w14:paraId="3562EB74" w14:textId="77777777" w:rsidR="006B1758" w:rsidRDefault="006B1758" w:rsidP="00A47F77">
            <w:pPr>
              <w:pStyle w:val="MDPI42tablebody"/>
              <w:spacing w:line="240" w:lineRule="auto"/>
            </w:pPr>
            <w:r w:rsidRPr="001E3C5B">
              <w:rPr>
                <w:rFonts w:ascii="Calibri" w:eastAsia="굴림" w:hAnsi="Calibri" w:cs="Calibri"/>
              </w:rPr>
              <w:t>80.27</w:t>
            </w:r>
          </w:p>
        </w:tc>
        <w:tc>
          <w:tcPr>
            <w:tcW w:w="907" w:type="dxa"/>
            <w:tcBorders>
              <w:top w:val="nil"/>
              <w:left w:val="nil"/>
              <w:bottom w:val="nil"/>
              <w:right w:val="nil"/>
            </w:tcBorders>
            <w:vAlign w:val="center"/>
          </w:tcPr>
          <w:p w14:paraId="2EEF8C38" w14:textId="77777777" w:rsidR="006B1758" w:rsidRDefault="006B1758" w:rsidP="00A47F77">
            <w:pPr>
              <w:pStyle w:val="MDPI42tablebody"/>
              <w:spacing w:line="240" w:lineRule="auto"/>
            </w:pPr>
            <w:r w:rsidRPr="001E3C5B">
              <w:rPr>
                <w:rFonts w:ascii="Calibri" w:eastAsia="굴림" w:hAnsi="Calibri" w:cs="Calibri"/>
              </w:rPr>
              <w:t>82.30</w:t>
            </w:r>
          </w:p>
        </w:tc>
        <w:tc>
          <w:tcPr>
            <w:tcW w:w="907" w:type="dxa"/>
            <w:tcBorders>
              <w:top w:val="nil"/>
              <w:left w:val="nil"/>
              <w:bottom w:val="nil"/>
              <w:right w:val="single" w:sz="4" w:space="0" w:color="auto"/>
            </w:tcBorders>
            <w:vAlign w:val="center"/>
          </w:tcPr>
          <w:p w14:paraId="36E31A55" w14:textId="77777777" w:rsidR="006B1758" w:rsidRDefault="006B1758" w:rsidP="00A47F77">
            <w:pPr>
              <w:pStyle w:val="MDPI42tablebody"/>
              <w:spacing w:line="240" w:lineRule="auto"/>
            </w:pPr>
            <w:r w:rsidRPr="001E3C5B">
              <w:rPr>
                <w:rFonts w:ascii="Calibri" w:eastAsia="굴림" w:hAnsi="Calibri" w:cs="Calibri"/>
              </w:rPr>
              <w:t>0.1</w:t>
            </w:r>
          </w:p>
        </w:tc>
        <w:tc>
          <w:tcPr>
            <w:tcW w:w="907" w:type="dxa"/>
            <w:tcBorders>
              <w:top w:val="nil"/>
              <w:left w:val="single" w:sz="4" w:space="0" w:color="auto"/>
              <w:bottom w:val="nil"/>
              <w:right w:val="nil"/>
            </w:tcBorders>
            <w:vAlign w:val="center"/>
          </w:tcPr>
          <w:p w14:paraId="41760E7D" w14:textId="77777777" w:rsidR="006B1758" w:rsidRDefault="006B1758" w:rsidP="00A47F77">
            <w:pPr>
              <w:pStyle w:val="MDPI42tablebody"/>
              <w:spacing w:line="240" w:lineRule="auto"/>
            </w:pPr>
            <w:r w:rsidRPr="001E3C5B">
              <w:rPr>
                <w:rFonts w:ascii="Calibri" w:eastAsia="굴림" w:hAnsi="Calibri" w:cs="Calibri"/>
                <w:b/>
                <w:bCs/>
              </w:rPr>
              <w:t>5.37</w:t>
            </w:r>
          </w:p>
        </w:tc>
        <w:tc>
          <w:tcPr>
            <w:tcW w:w="907" w:type="dxa"/>
            <w:tcBorders>
              <w:top w:val="nil"/>
              <w:left w:val="nil"/>
              <w:bottom w:val="nil"/>
              <w:right w:val="nil"/>
            </w:tcBorders>
            <w:vAlign w:val="center"/>
          </w:tcPr>
          <w:p w14:paraId="6916A28E" w14:textId="77777777" w:rsidR="006B1758" w:rsidRDefault="006B1758" w:rsidP="00A47F77">
            <w:pPr>
              <w:pStyle w:val="MDPI42tablebody"/>
              <w:spacing w:line="240" w:lineRule="auto"/>
            </w:pPr>
            <w:r w:rsidRPr="001E3C5B">
              <w:rPr>
                <w:rFonts w:ascii="Calibri" w:eastAsia="굴림" w:hAnsi="Calibri" w:cs="Calibri"/>
              </w:rPr>
              <w:t>8.48</w:t>
            </w:r>
          </w:p>
        </w:tc>
        <w:tc>
          <w:tcPr>
            <w:tcW w:w="907" w:type="dxa"/>
            <w:tcBorders>
              <w:top w:val="nil"/>
              <w:left w:val="nil"/>
              <w:bottom w:val="nil"/>
              <w:right w:val="nil"/>
            </w:tcBorders>
            <w:vAlign w:val="center"/>
          </w:tcPr>
          <w:p w14:paraId="246716ED" w14:textId="77777777" w:rsidR="006B1758" w:rsidRDefault="006B1758" w:rsidP="00A47F77">
            <w:pPr>
              <w:pStyle w:val="MDPI42tablebody"/>
              <w:spacing w:line="240" w:lineRule="auto"/>
            </w:pPr>
            <w:r w:rsidRPr="001E3C5B">
              <w:rPr>
                <w:rFonts w:ascii="Calibri" w:eastAsia="굴림" w:hAnsi="Calibri" w:cs="Calibri"/>
                <w:b/>
                <w:bCs/>
              </w:rPr>
              <w:t>0.67</w:t>
            </w:r>
          </w:p>
        </w:tc>
      </w:tr>
      <w:tr w:rsidR="006B1758" w14:paraId="2638F360" w14:textId="77777777" w:rsidTr="00A47F77">
        <w:trPr>
          <w:gridAfter w:val="2"/>
          <w:wAfter w:w="5442" w:type="dxa"/>
        </w:trPr>
        <w:tc>
          <w:tcPr>
            <w:tcW w:w="1814" w:type="dxa"/>
            <w:tcBorders>
              <w:top w:val="nil"/>
              <w:left w:val="nil"/>
              <w:bottom w:val="nil"/>
              <w:right w:val="single" w:sz="4" w:space="0" w:color="auto"/>
            </w:tcBorders>
            <w:vAlign w:val="center"/>
          </w:tcPr>
          <w:p w14:paraId="40943C54" w14:textId="77777777" w:rsidR="006B1758" w:rsidRDefault="006B1758" w:rsidP="00A47F77">
            <w:pPr>
              <w:pStyle w:val="MDPI42tablebody"/>
              <w:spacing w:line="240" w:lineRule="auto"/>
            </w:pPr>
            <w:r w:rsidRPr="001E3C5B">
              <w:rPr>
                <w:rFonts w:ascii="Calibri" w:eastAsia="굴림" w:hAnsi="Calibri" w:cs="Calibri"/>
              </w:rPr>
              <w:t>WM</w:t>
            </w:r>
          </w:p>
        </w:tc>
        <w:tc>
          <w:tcPr>
            <w:tcW w:w="907" w:type="dxa"/>
            <w:tcBorders>
              <w:top w:val="nil"/>
              <w:left w:val="single" w:sz="4" w:space="0" w:color="auto"/>
              <w:bottom w:val="nil"/>
              <w:right w:val="nil"/>
            </w:tcBorders>
            <w:vAlign w:val="center"/>
          </w:tcPr>
          <w:p w14:paraId="11DB4726" w14:textId="77777777" w:rsidR="006B1758" w:rsidRDefault="006B1758" w:rsidP="00A47F77">
            <w:pPr>
              <w:pStyle w:val="MDPI42tablebody"/>
              <w:spacing w:line="240" w:lineRule="auto"/>
            </w:pPr>
            <w:r w:rsidRPr="001E3C5B">
              <w:rPr>
                <w:rFonts w:ascii="Calibri" w:eastAsia="굴림" w:hAnsi="Calibri" w:cs="Calibri"/>
              </w:rPr>
              <w:t>80.17</w:t>
            </w:r>
          </w:p>
        </w:tc>
        <w:tc>
          <w:tcPr>
            <w:tcW w:w="907" w:type="dxa"/>
            <w:tcBorders>
              <w:top w:val="nil"/>
              <w:left w:val="nil"/>
              <w:bottom w:val="nil"/>
              <w:right w:val="nil"/>
            </w:tcBorders>
            <w:vAlign w:val="center"/>
          </w:tcPr>
          <w:p w14:paraId="24452E1C" w14:textId="77777777" w:rsidR="006B1758" w:rsidRDefault="006B1758" w:rsidP="00A47F77">
            <w:pPr>
              <w:pStyle w:val="MDPI42tablebody"/>
              <w:spacing w:line="240" w:lineRule="auto"/>
            </w:pPr>
            <w:r w:rsidRPr="001E3C5B">
              <w:rPr>
                <w:rFonts w:ascii="Calibri" w:eastAsia="굴림" w:hAnsi="Calibri" w:cs="Calibri"/>
              </w:rPr>
              <w:t>82.17</w:t>
            </w:r>
          </w:p>
        </w:tc>
        <w:tc>
          <w:tcPr>
            <w:tcW w:w="907" w:type="dxa"/>
            <w:tcBorders>
              <w:top w:val="nil"/>
              <w:left w:val="nil"/>
              <w:bottom w:val="nil"/>
              <w:right w:val="single" w:sz="4" w:space="0" w:color="auto"/>
            </w:tcBorders>
            <w:vAlign w:val="center"/>
          </w:tcPr>
          <w:p w14:paraId="0D06AF95" w14:textId="77777777" w:rsidR="006B1758" w:rsidRDefault="006B1758" w:rsidP="00A47F77">
            <w:pPr>
              <w:pStyle w:val="MDPI42tablebody"/>
              <w:spacing w:line="240" w:lineRule="auto"/>
            </w:pPr>
            <w:r w:rsidRPr="001E3C5B">
              <w:rPr>
                <w:rFonts w:ascii="Calibri" w:eastAsia="굴림" w:hAnsi="Calibri" w:cs="Calibri"/>
              </w:rPr>
              <w:t>0.13</w:t>
            </w:r>
          </w:p>
        </w:tc>
        <w:tc>
          <w:tcPr>
            <w:tcW w:w="907" w:type="dxa"/>
            <w:tcBorders>
              <w:top w:val="nil"/>
              <w:left w:val="single" w:sz="4" w:space="0" w:color="auto"/>
              <w:bottom w:val="nil"/>
              <w:right w:val="nil"/>
            </w:tcBorders>
            <w:vAlign w:val="center"/>
          </w:tcPr>
          <w:p w14:paraId="548A9E93" w14:textId="77777777" w:rsidR="006B1758" w:rsidRDefault="006B1758" w:rsidP="00A47F77">
            <w:pPr>
              <w:pStyle w:val="MDPI42tablebody"/>
              <w:spacing w:line="240" w:lineRule="auto"/>
            </w:pPr>
            <w:r w:rsidRPr="001E3C5B">
              <w:rPr>
                <w:rFonts w:ascii="Calibri" w:eastAsia="굴림" w:hAnsi="Calibri" w:cs="Calibri"/>
              </w:rPr>
              <w:t>6.96</w:t>
            </w:r>
          </w:p>
        </w:tc>
        <w:tc>
          <w:tcPr>
            <w:tcW w:w="907" w:type="dxa"/>
            <w:tcBorders>
              <w:top w:val="nil"/>
              <w:left w:val="nil"/>
              <w:bottom w:val="nil"/>
              <w:right w:val="nil"/>
            </w:tcBorders>
            <w:vAlign w:val="center"/>
          </w:tcPr>
          <w:p w14:paraId="64F25720" w14:textId="77777777" w:rsidR="006B1758" w:rsidRDefault="006B1758" w:rsidP="00A47F77">
            <w:pPr>
              <w:pStyle w:val="MDPI42tablebody"/>
              <w:spacing w:line="240" w:lineRule="auto"/>
            </w:pPr>
            <w:r w:rsidRPr="001E3C5B">
              <w:rPr>
                <w:rFonts w:ascii="Calibri" w:eastAsia="굴림" w:hAnsi="Calibri" w:cs="Calibri"/>
              </w:rPr>
              <w:t>9.88</w:t>
            </w:r>
          </w:p>
        </w:tc>
        <w:tc>
          <w:tcPr>
            <w:tcW w:w="907" w:type="dxa"/>
            <w:tcBorders>
              <w:top w:val="nil"/>
              <w:left w:val="nil"/>
              <w:bottom w:val="nil"/>
              <w:right w:val="nil"/>
            </w:tcBorders>
            <w:vAlign w:val="center"/>
          </w:tcPr>
          <w:p w14:paraId="40054BC7" w14:textId="77777777" w:rsidR="006B1758" w:rsidRDefault="006B1758" w:rsidP="00A47F77">
            <w:pPr>
              <w:pStyle w:val="MDPI42tablebody"/>
              <w:spacing w:line="240" w:lineRule="auto"/>
            </w:pPr>
            <w:r w:rsidRPr="001E3C5B">
              <w:rPr>
                <w:rFonts w:ascii="Calibri" w:eastAsia="굴림" w:hAnsi="Calibri" w:cs="Calibri"/>
              </w:rPr>
              <w:t>0.65</w:t>
            </w:r>
          </w:p>
        </w:tc>
      </w:tr>
      <w:tr w:rsidR="006B1758" w14:paraId="1B5E557A" w14:textId="77777777" w:rsidTr="00A47F77">
        <w:trPr>
          <w:gridAfter w:val="2"/>
          <w:wAfter w:w="5442" w:type="dxa"/>
        </w:trPr>
        <w:tc>
          <w:tcPr>
            <w:tcW w:w="1814" w:type="dxa"/>
            <w:tcBorders>
              <w:top w:val="nil"/>
              <w:left w:val="nil"/>
              <w:bottom w:val="nil"/>
              <w:right w:val="single" w:sz="4" w:space="0" w:color="auto"/>
            </w:tcBorders>
            <w:vAlign w:val="center"/>
          </w:tcPr>
          <w:p w14:paraId="71DD7ACB" w14:textId="77777777" w:rsidR="006B1758" w:rsidRDefault="006B1758" w:rsidP="00A47F77">
            <w:pPr>
              <w:pStyle w:val="MDPI42tablebody"/>
              <w:spacing w:line="240" w:lineRule="auto"/>
            </w:pPr>
            <w:r w:rsidRPr="001E3C5B">
              <w:rPr>
                <w:rFonts w:ascii="Calibri" w:eastAsia="굴림" w:hAnsi="Calibri" w:cs="Calibri"/>
              </w:rPr>
              <w:t>HM</w:t>
            </w:r>
          </w:p>
        </w:tc>
        <w:tc>
          <w:tcPr>
            <w:tcW w:w="907" w:type="dxa"/>
            <w:tcBorders>
              <w:top w:val="nil"/>
              <w:left w:val="single" w:sz="4" w:space="0" w:color="auto"/>
              <w:bottom w:val="nil"/>
              <w:right w:val="nil"/>
            </w:tcBorders>
            <w:vAlign w:val="center"/>
          </w:tcPr>
          <w:p w14:paraId="58BCC48A" w14:textId="77777777" w:rsidR="006B1758" w:rsidRDefault="006B1758" w:rsidP="00A47F77">
            <w:pPr>
              <w:pStyle w:val="MDPI42tablebody"/>
              <w:spacing w:line="240" w:lineRule="auto"/>
            </w:pPr>
            <w:r w:rsidRPr="001E3C5B">
              <w:rPr>
                <w:rFonts w:ascii="Calibri" w:eastAsia="굴림" w:hAnsi="Calibri" w:cs="Calibri"/>
              </w:rPr>
              <w:t>80.74</w:t>
            </w:r>
          </w:p>
        </w:tc>
        <w:tc>
          <w:tcPr>
            <w:tcW w:w="907" w:type="dxa"/>
            <w:tcBorders>
              <w:top w:val="nil"/>
              <w:left w:val="nil"/>
              <w:bottom w:val="nil"/>
              <w:right w:val="nil"/>
            </w:tcBorders>
            <w:vAlign w:val="center"/>
          </w:tcPr>
          <w:p w14:paraId="5CCCD9A4" w14:textId="77777777" w:rsidR="006B1758" w:rsidRDefault="006B1758" w:rsidP="00A47F77">
            <w:pPr>
              <w:pStyle w:val="MDPI42tablebody"/>
              <w:spacing w:line="240" w:lineRule="auto"/>
            </w:pPr>
            <w:r w:rsidRPr="001E3C5B">
              <w:rPr>
                <w:rFonts w:ascii="Calibri" w:eastAsia="굴림" w:hAnsi="Calibri" w:cs="Calibri"/>
              </w:rPr>
              <w:t>82.70</w:t>
            </w:r>
          </w:p>
        </w:tc>
        <w:tc>
          <w:tcPr>
            <w:tcW w:w="907" w:type="dxa"/>
            <w:tcBorders>
              <w:top w:val="nil"/>
              <w:left w:val="nil"/>
              <w:bottom w:val="nil"/>
              <w:right w:val="single" w:sz="4" w:space="0" w:color="auto"/>
            </w:tcBorders>
            <w:vAlign w:val="center"/>
          </w:tcPr>
          <w:p w14:paraId="39C65DEB" w14:textId="77777777" w:rsidR="006B1758" w:rsidRDefault="006B1758" w:rsidP="00A47F77">
            <w:pPr>
              <w:pStyle w:val="MDPI42tablebody"/>
              <w:spacing w:line="240" w:lineRule="auto"/>
            </w:pPr>
            <w:r w:rsidRPr="001E3C5B">
              <w:rPr>
                <w:rFonts w:ascii="Calibri" w:eastAsia="굴림" w:hAnsi="Calibri" w:cs="Calibri"/>
              </w:rPr>
              <w:t>0.33</w:t>
            </w:r>
          </w:p>
        </w:tc>
        <w:tc>
          <w:tcPr>
            <w:tcW w:w="907" w:type="dxa"/>
            <w:tcBorders>
              <w:top w:val="nil"/>
              <w:left w:val="single" w:sz="4" w:space="0" w:color="auto"/>
              <w:bottom w:val="nil"/>
              <w:right w:val="nil"/>
            </w:tcBorders>
            <w:vAlign w:val="center"/>
          </w:tcPr>
          <w:p w14:paraId="0A0DC515" w14:textId="77777777" w:rsidR="006B1758" w:rsidRDefault="006B1758" w:rsidP="00A47F77">
            <w:pPr>
              <w:pStyle w:val="MDPI42tablebody"/>
              <w:spacing w:line="240" w:lineRule="auto"/>
            </w:pPr>
            <w:r w:rsidRPr="001E3C5B">
              <w:rPr>
                <w:rFonts w:ascii="Calibri" w:eastAsia="굴림" w:hAnsi="Calibri" w:cs="Calibri"/>
              </w:rPr>
              <w:t>5.79</w:t>
            </w:r>
          </w:p>
        </w:tc>
        <w:tc>
          <w:tcPr>
            <w:tcW w:w="907" w:type="dxa"/>
            <w:tcBorders>
              <w:top w:val="nil"/>
              <w:left w:val="nil"/>
              <w:bottom w:val="nil"/>
              <w:right w:val="nil"/>
            </w:tcBorders>
            <w:vAlign w:val="center"/>
          </w:tcPr>
          <w:p w14:paraId="4D4E7FC2" w14:textId="77777777" w:rsidR="006B1758" w:rsidRDefault="006B1758" w:rsidP="00A47F77">
            <w:pPr>
              <w:pStyle w:val="MDPI42tablebody"/>
              <w:spacing w:line="240" w:lineRule="auto"/>
            </w:pPr>
            <w:r w:rsidRPr="001E3C5B">
              <w:rPr>
                <w:rFonts w:ascii="Calibri" w:eastAsia="굴림" w:hAnsi="Calibri" w:cs="Calibri"/>
                <w:b/>
                <w:bCs/>
              </w:rPr>
              <w:t>8.46</w:t>
            </w:r>
          </w:p>
        </w:tc>
        <w:tc>
          <w:tcPr>
            <w:tcW w:w="907" w:type="dxa"/>
            <w:tcBorders>
              <w:top w:val="nil"/>
              <w:left w:val="nil"/>
              <w:bottom w:val="nil"/>
              <w:right w:val="nil"/>
            </w:tcBorders>
            <w:vAlign w:val="center"/>
          </w:tcPr>
          <w:p w14:paraId="57881A1B" w14:textId="77777777" w:rsidR="006B1758" w:rsidRDefault="006B1758" w:rsidP="00A47F77">
            <w:pPr>
              <w:pStyle w:val="MDPI42tablebody"/>
              <w:spacing w:line="240" w:lineRule="auto"/>
            </w:pPr>
            <w:r w:rsidRPr="001E3C5B">
              <w:rPr>
                <w:rFonts w:ascii="Calibri" w:eastAsia="굴림" w:hAnsi="Calibri" w:cs="Calibri"/>
              </w:rPr>
              <w:t>0.64</w:t>
            </w:r>
          </w:p>
        </w:tc>
      </w:tr>
      <w:tr w:rsidR="006B1758" w14:paraId="0E83F727" w14:textId="77777777" w:rsidTr="00A47F77">
        <w:trPr>
          <w:gridAfter w:val="2"/>
          <w:wAfter w:w="5442" w:type="dxa"/>
        </w:trPr>
        <w:tc>
          <w:tcPr>
            <w:tcW w:w="1814" w:type="dxa"/>
            <w:tcBorders>
              <w:top w:val="nil"/>
              <w:left w:val="nil"/>
              <w:bottom w:val="nil"/>
              <w:right w:val="single" w:sz="4" w:space="0" w:color="auto"/>
            </w:tcBorders>
            <w:vAlign w:val="center"/>
          </w:tcPr>
          <w:p w14:paraId="0D01F0BB" w14:textId="77777777" w:rsidR="006B1758" w:rsidRDefault="006B1758" w:rsidP="00A47F77">
            <w:pPr>
              <w:pStyle w:val="MDPI42tablebody"/>
              <w:spacing w:line="240" w:lineRule="auto"/>
            </w:pPr>
            <w:r w:rsidRPr="001E3C5B">
              <w:rPr>
                <w:rFonts w:ascii="Calibri" w:eastAsia="굴림" w:hAnsi="Calibri" w:cs="Calibri"/>
              </w:rPr>
              <w:t>H</w:t>
            </w:r>
          </w:p>
        </w:tc>
        <w:tc>
          <w:tcPr>
            <w:tcW w:w="907" w:type="dxa"/>
            <w:tcBorders>
              <w:top w:val="nil"/>
              <w:left w:val="single" w:sz="4" w:space="0" w:color="auto"/>
              <w:bottom w:val="nil"/>
              <w:right w:val="nil"/>
            </w:tcBorders>
            <w:vAlign w:val="center"/>
          </w:tcPr>
          <w:p w14:paraId="1E7CED62" w14:textId="77777777" w:rsidR="006B1758" w:rsidRDefault="006B1758" w:rsidP="00A47F77">
            <w:pPr>
              <w:pStyle w:val="MDPI42tablebody"/>
              <w:spacing w:line="240" w:lineRule="auto"/>
            </w:pPr>
            <w:r w:rsidRPr="001E3C5B">
              <w:rPr>
                <w:rFonts w:ascii="Calibri" w:eastAsia="굴림" w:hAnsi="Calibri" w:cs="Calibri"/>
              </w:rPr>
              <w:t>80.46</w:t>
            </w:r>
          </w:p>
        </w:tc>
        <w:tc>
          <w:tcPr>
            <w:tcW w:w="907" w:type="dxa"/>
            <w:tcBorders>
              <w:top w:val="nil"/>
              <w:left w:val="nil"/>
              <w:bottom w:val="nil"/>
              <w:right w:val="nil"/>
            </w:tcBorders>
            <w:vAlign w:val="center"/>
          </w:tcPr>
          <w:p w14:paraId="39AB8BF6" w14:textId="77777777" w:rsidR="006B1758" w:rsidRDefault="006B1758" w:rsidP="00A47F77">
            <w:pPr>
              <w:pStyle w:val="MDPI42tablebody"/>
              <w:spacing w:line="240" w:lineRule="auto"/>
            </w:pPr>
            <w:r w:rsidRPr="001E3C5B">
              <w:rPr>
                <w:rFonts w:ascii="Calibri" w:eastAsia="굴림" w:hAnsi="Calibri" w:cs="Calibri"/>
              </w:rPr>
              <w:t>82.48</w:t>
            </w:r>
          </w:p>
        </w:tc>
        <w:tc>
          <w:tcPr>
            <w:tcW w:w="907" w:type="dxa"/>
            <w:tcBorders>
              <w:top w:val="nil"/>
              <w:left w:val="nil"/>
              <w:bottom w:val="nil"/>
              <w:right w:val="single" w:sz="4" w:space="0" w:color="auto"/>
            </w:tcBorders>
            <w:vAlign w:val="center"/>
          </w:tcPr>
          <w:p w14:paraId="05254186" w14:textId="77777777" w:rsidR="006B1758" w:rsidRDefault="006B1758" w:rsidP="00A47F77">
            <w:pPr>
              <w:pStyle w:val="MDPI42tablebody"/>
              <w:spacing w:line="240" w:lineRule="auto"/>
            </w:pPr>
            <w:r w:rsidRPr="001E3C5B">
              <w:rPr>
                <w:rFonts w:ascii="Calibri" w:eastAsia="굴림" w:hAnsi="Calibri" w:cs="Calibri"/>
              </w:rPr>
              <w:t>0.05</w:t>
            </w:r>
          </w:p>
        </w:tc>
        <w:tc>
          <w:tcPr>
            <w:tcW w:w="907" w:type="dxa"/>
            <w:tcBorders>
              <w:top w:val="nil"/>
              <w:left w:val="single" w:sz="4" w:space="0" w:color="auto"/>
              <w:bottom w:val="nil"/>
              <w:right w:val="nil"/>
            </w:tcBorders>
            <w:vAlign w:val="center"/>
          </w:tcPr>
          <w:p w14:paraId="014F6D67" w14:textId="77777777" w:rsidR="006B1758" w:rsidRDefault="006B1758" w:rsidP="00A47F77">
            <w:pPr>
              <w:pStyle w:val="MDPI42tablebody"/>
              <w:spacing w:line="240" w:lineRule="auto"/>
            </w:pPr>
            <w:r w:rsidRPr="001E3C5B">
              <w:rPr>
                <w:rFonts w:ascii="Calibri" w:eastAsia="굴림" w:hAnsi="Calibri" w:cs="Calibri"/>
              </w:rPr>
              <w:t>11.13</w:t>
            </w:r>
          </w:p>
        </w:tc>
        <w:tc>
          <w:tcPr>
            <w:tcW w:w="907" w:type="dxa"/>
            <w:tcBorders>
              <w:top w:val="nil"/>
              <w:left w:val="nil"/>
              <w:bottom w:val="nil"/>
              <w:right w:val="nil"/>
            </w:tcBorders>
            <w:vAlign w:val="center"/>
          </w:tcPr>
          <w:p w14:paraId="5F24B2FA" w14:textId="77777777" w:rsidR="006B1758" w:rsidRDefault="006B1758" w:rsidP="00A47F77">
            <w:pPr>
              <w:pStyle w:val="MDPI42tablebody"/>
              <w:spacing w:line="240" w:lineRule="auto"/>
            </w:pPr>
            <w:r w:rsidRPr="001E3C5B">
              <w:rPr>
                <w:rFonts w:ascii="Calibri" w:eastAsia="굴림" w:hAnsi="Calibri" w:cs="Calibri"/>
              </w:rPr>
              <w:t>14.55</w:t>
            </w:r>
          </w:p>
        </w:tc>
        <w:tc>
          <w:tcPr>
            <w:tcW w:w="907" w:type="dxa"/>
            <w:tcBorders>
              <w:top w:val="nil"/>
              <w:left w:val="nil"/>
              <w:bottom w:val="nil"/>
              <w:right w:val="nil"/>
            </w:tcBorders>
            <w:vAlign w:val="center"/>
          </w:tcPr>
          <w:p w14:paraId="1DF30142" w14:textId="77777777" w:rsidR="006B1758" w:rsidRDefault="006B1758" w:rsidP="00A47F77">
            <w:pPr>
              <w:pStyle w:val="MDPI42tablebody"/>
              <w:spacing w:line="240" w:lineRule="auto"/>
            </w:pPr>
            <w:r w:rsidRPr="001E3C5B">
              <w:rPr>
                <w:rFonts w:ascii="Calibri" w:eastAsia="굴림" w:hAnsi="Calibri" w:cs="Calibri"/>
              </w:rPr>
              <w:t>0.33</w:t>
            </w:r>
          </w:p>
        </w:tc>
      </w:tr>
      <w:tr w:rsidR="006B1758" w14:paraId="2319B4C0" w14:textId="77777777" w:rsidTr="00A47F77">
        <w:trPr>
          <w:gridAfter w:val="2"/>
          <w:wAfter w:w="5442" w:type="dxa"/>
        </w:trPr>
        <w:tc>
          <w:tcPr>
            <w:tcW w:w="1814" w:type="dxa"/>
            <w:tcBorders>
              <w:top w:val="nil"/>
              <w:left w:val="nil"/>
              <w:bottom w:val="single" w:sz="8" w:space="0" w:color="auto"/>
              <w:right w:val="single" w:sz="4" w:space="0" w:color="auto"/>
            </w:tcBorders>
            <w:vAlign w:val="center"/>
          </w:tcPr>
          <w:p w14:paraId="77AD5327" w14:textId="77777777" w:rsidR="006B1758" w:rsidRDefault="006B1758" w:rsidP="00A47F77">
            <w:pPr>
              <w:pStyle w:val="MDPI42tablebody"/>
              <w:spacing w:line="240" w:lineRule="auto"/>
            </w:pPr>
            <w:r w:rsidRPr="001E3C5B">
              <w:rPr>
                <w:rFonts w:ascii="Calibri" w:eastAsia="굴림" w:hAnsi="Calibri" w:cs="Calibri"/>
              </w:rPr>
              <w:t>W</w:t>
            </w:r>
          </w:p>
        </w:tc>
        <w:tc>
          <w:tcPr>
            <w:tcW w:w="907" w:type="dxa"/>
            <w:tcBorders>
              <w:top w:val="nil"/>
              <w:left w:val="single" w:sz="4" w:space="0" w:color="auto"/>
              <w:bottom w:val="single" w:sz="8" w:space="0" w:color="auto"/>
              <w:right w:val="nil"/>
            </w:tcBorders>
            <w:vAlign w:val="center"/>
          </w:tcPr>
          <w:p w14:paraId="4F5C0404" w14:textId="77777777" w:rsidR="006B1758" w:rsidRDefault="006B1758" w:rsidP="00A47F77">
            <w:pPr>
              <w:pStyle w:val="MDPI42tablebody"/>
              <w:spacing w:line="240" w:lineRule="auto"/>
            </w:pPr>
            <w:r w:rsidRPr="001E3C5B">
              <w:rPr>
                <w:rFonts w:ascii="Calibri" w:eastAsia="굴림" w:hAnsi="Calibri" w:cs="Calibri"/>
              </w:rPr>
              <w:t>79.11</w:t>
            </w:r>
          </w:p>
        </w:tc>
        <w:tc>
          <w:tcPr>
            <w:tcW w:w="907" w:type="dxa"/>
            <w:tcBorders>
              <w:top w:val="nil"/>
              <w:left w:val="nil"/>
              <w:bottom w:val="single" w:sz="8" w:space="0" w:color="auto"/>
              <w:right w:val="nil"/>
            </w:tcBorders>
            <w:vAlign w:val="center"/>
          </w:tcPr>
          <w:p w14:paraId="1812E93E" w14:textId="77777777" w:rsidR="006B1758" w:rsidRDefault="006B1758" w:rsidP="00A47F77">
            <w:pPr>
              <w:pStyle w:val="MDPI42tablebody"/>
              <w:spacing w:line="240" w:lineRule="auto"/>
            </w:pPr>
            <w:r w:rsidRPr="001E3C5B">
              <w:rPr>
                <w:rFonts w:ascii="Calibri" w:eastAsia="굴림" w:hAnsi="Calibri" w:cs="Calibri"/>
              </w:rPr>
              <w:t>81.23</w:t>
            </w:r>
          </w:p>
        </w:tc>
        <w:tc>
          <w:tcPr>
            <w:tcW w:w="907" w:type="dxa"/>
            <w:tcBorders>
              <w:top w:val="nil"/>
              <w:left w:val="nil"/>
              <w:bottom w:val="single" w:sz="8" w:space="0" w:color="auto"/>
              <w:right w:val="single" w:sz="4" w:space="0" w:color="auto"/>
            </w:tcBorders>
            <w:vAlign w:val="center"/>
          </w:tcPr>
          <w:p w14:paraId="288AB68F" w14:textId="77777777" w:rsidR="006B1758" w:rsidRDefault="006B1758" w:rsidP="00A47F77">
            <w:pPr>
              <w:pStyle w:val="MDPI42tablebody"/>
              <w:spacing w:line="240" w:lineRule="auto"/>
            </w:pPr>
            <w:r w:rsidRPr="001E3C5B">
              <w:rPr>
                <w:rFonts w:ascii="Calibri" w:eastAsia="굴림" w:hAnsi="Calibri" w:cs="Calibri"/>
              </w:rPr>
              <w:t>0.01</w:t>
            </w:r>
          </w:p>
        </w:tc>
        <w:tc>
          <w:tcPr>
            <w:tcW w:w="907" w:type="dxa"/>
            <w:tcBorders>
              <w:top w:val="nil"/>
              <w:left w:val="single" w:sz="4" w:space="0" w:color="auto"/>
              <w:bottom w:val="single" w:sz="8" w:space="0" w:color="auto"/>
              <w:right w:val="nil"/>
            </w:tcBorders>
            <w:vAlign w:val="center"/>
          </w:tcPr>
          <w:p w14:paraId="6C8A46EA" w14:textId="77777777" w:rsidR="006B1758" w:rsidRDefault="006B1758" w:rsidP="00A47F77">
            <w:pPr>
              <w:pStyle w:val="MDPI42tablebody"/>
              <w:spacing w:line="240" w:lineRule="auto"/>
            </w:pPr>
            <w:r w:rsidRPr="001E3C5B">
              <w:rPr>
                <w:rFonts w:ascii="Calibri" w:eastAsia="굴림" w:hAnsi="Calibri" w:cs="Calibri"/>
              </w:rPr>
              <w:t>11.81</w:t>
            </w:r>
          </w:p>
        </w:tc>
        <w:tc>
          <w:tcPr>
            <w:tcW w:w="907" w:type="dxa"/>
            <w:tcBorders>
              <w:top w:val="nil"/>
              <w:left w:val="nil"/>
              <w:bottom w:val="single" w:sz="8" w:space="0" w:color="auto"/>
              <w:right w:val="nil"/>
            </w:tcBorders>
            <w:vAlign w:val="center"/>
          </w:tcPr>
          <w:p w14:paraId="0FCF7D57" w14:textId="77777777" w:rsidR="006B1758" w:rsidRDefault="006B1758" w:rsidP="00A47F77">
            <w:pPr>
              <w:pStyle w:val="MDPI42tablebody"/>
              <w:spacing w:line="240" w:lineRule="auto"/>
            </w:pPr>
            <w:r w:rsidRPr="001E3C5B">
              <w:rPr>
                <w:rFonts w:ascii="Calibri" w:eastAsia="굴림" w:hAnsi="Calibri" w:cs="Calibri"/>
              </w:rPr>
              <w:t>14.81</w:t>
            </w:r>
          </w:p>
        </w:tc>
        <w:tc>
          <w:tcPr>
            <w:tcW w:w="907" w:type="dxa"/>
            <w:tcBorders>
              <w:top w:val="nil"/>
              <w:left w:val="nil"/>
              <w:bottom w:val="single" w:sz="8" w:space="0" w:color="auto"/>
              <w:right w:val="nil"/>
            </w:tcBorders>
            <w:vAlign w:val="center"/>
          </w:tcPr>
          <w:p w14:paraId="26082FAD" w14:textId="77777777" w:rsidR="006B1758" w:rsidRDefault="006B1758" w:rsidP="00A47F77">
            <w:pPr>
              <w:pStyle w:val="MDPI42tablebody"/>
              <w:spacing w:line="240" w:lineRule="auto"/>
            </w:pPr>
            <w:r w:rsidRPr="001E3C5B">
              <w:rPr>
                <w:rFonts w:ascii="Calibri" w:eastAsia="굴림" w:hAnsi="Calibri" w:cs="Calibri"/>
              </w:rPr>
              <w:t>0.38</w:t>
            </w:r>
          </w:p>
        </w:tc>
      </w:tr>
    </w:tbl>
    <w:p w14:paraId="2C37E65E" w14:textId="77777777" w:rsidR="006B1758" w:rsidRPr="008E03F1" w:rsidRDefault="006B1758" w:rsidP="006B1758">
      <w:pPr>
        <w:pStyle w:val="MDPI41tablecaption"/>
        <w:ind w:firstLineChars="100" w:firstLine="200"/>
        <w:rPr>
          <w:sz w:val="20"/>
          <w:szCs w:val="24"/>
        </w:rPr>
      </w:pPr>
      <w:r w:rsidRPr="00B2322B">
        <w:rPr>
          <w:sz w:val="20"/>
          <w:szCs w:val="24"/>
        </w:rPr>
        <w:lastRenderedPageBreak/>
        <w:t xml:space="preserve">Table </w:t>
      </w:r>
      <w:r>
        <w:rPr>
          <w:sz w:val="20"/>
          <w:szCs w:val="24"/>
        </w:rPr>
        <w:t>3</w:t>
      </w:r>
      <w:r w:rsidRPr="00B2322B">
        <w:rPr>
          <w:sz w:val="20"/>
          <w:szCs w:val="24"/>
        </w:rPr>
        <w:t xml:space="preserve"> shows the evaluation results for 10 feature mixers. HR-MAE and HR-RMSE were evaluated for heart rate per second. In the case of using the Neg-Pearson loss function, overall learning was not performed. On the other hand, when Neg-Pearson and FFT loss were used together, excellent convergence performance was shown. In particular, the type of feature mixer of WM+HM showed the best performance for HR-MAE and R among the three items, and HR-RMSE also showed the second-best performance.</w:t>
      </w:r>
    </w:p>
    <w:p w14:paraId="778D7BF6" w14:textId="77777777" w:rsidR="006B1758" w:rsidRPr="00CA22DC" w:rsidRDefault="006B1758" w:rsidP="006B1758">
      <w:pPr>
        <w:pStyle w:val="MDPI52figure"/>
        <w:spacing w:before="0"/>
      </w:pPr>
      <w:r w:rsidRPr="00CA22DC">
        <w:rPr>
          <w:noProof/>
        </w:rPr>
        <mc:AlternateContent>
          <mc:Choice Requires="wpg">
            <w:drawing>
              <wp:inline distT="0" distB="0" distL="0" distR="0" wp14:anchorId="06508A6B" wp14:editId="5ADAE264">
                <wp:extent cx="6235700" cy="2724150"/>
                <wp:effectExtent l="0" t="0" r="0" b="0"/>
                <wp:docPr id="4" name="그룹 6"/>
                <wp:cNvGraphicFramePr/>
                <a:graphic xmlns:a="http://schemas.openxmlformats.org/drawingml/2006/main">
                  <a:graphicData uri="http://schemas.microsoft.com/office/word/2010/wordprocessingGroup">
                    <wpg:wgp>
                      <wpg:cNvGrpSpPr/>
                      <wpg:grpSpPr>
                        <a:xfrm>
                          <a:off x="0" y="0"/>
                          <a:ext cx="6235700" cy="2724150"/>
                          <a:chOff x="0" y="0"/>
                          <a:chExt cx="6235700" cy="2724150"/>
                        </a:xfrm>
                      </wpg:grpSpPr>
                      <pic:pic xmlns:pic="http://schemas.openxmlformats.org/drawingml/2006/picture">
                        <pic:nvPicPr>
                          <pic:cNvPr id="11"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324" t="2344" r="5771" b="2333"/>
                          <a:stretch/>
                        </pic:blipFill>
                        <pic:spPr bwMode="auto">
                          <a:xfrm>
                            <a:off x="0" y="0"/>
                            <a:ext cx="2107208" cy="2724150"/>
                          </a:xfrm>
                          <a:prstGeom prst="rect">
                            <a:avLst/>
                          </a:prstGeom>
                          <a:solidFill>
                            <a:srgbClr val="FFFFFF"/>
                          </a:solidFill>
                          <a:ln>
                            <a:noFill/>
                          </a:ln>
                        </pic:spPr>
                      </pic:pic>
                      <pic:pic xmlns:pic="http://schemas.openxmlformats.org/drawingml/2006/picture">
                        <pic:nvPicPr>
                          <pic:cNvPr id="12"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4547" t="2344" r="4547" b="2333"/>
                          <a:stretch/>
                        </pic:blipFill>
                        <pic:spPr bwMode="auto">
                          <a:xfrm>
                            <a:off x="2107208" y="0"/>
                            <a:ext cx="2107208" cy="2724150"/>
                          </a:xfrm>
                          <a:prstGeom prst="rect">
                            <a:avLst/>
                          </a:prstGeom>
                          <a:solidFill>
                            <a:srgbClr val="FFFFFF"/>
                          </a:solidFill>
                          <a:ln>
                            <a:noFill/>
                          </a:ln>
                        </pic:spPr>
                      </pic:pic>
                      <pic:pic xmlns:pic="http://schemas.openxmlformats.org/drawingml/2006/picture">
                        <pic:nvPicPr>
                          <pic:cNvPr id="13"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4547" t="2344" r="4547" b="2333"/>
                          <a:stretch/>
                        </pic:blipFill>
                        <pic:spPr bwMode="auto">
                          <a:xfrm>
                            <a:off x="4128491" y="0"/>
                            <a:ext cx="2107209" cy="2724150"/>
                          </a:xfrm>
                          <a:prstGeom prst="rect">
                            <a:avLst/>
                          </a:prstGeom>
                          <a:solidFill>
                            <a:srgbClr val="FFFFFF"/>
                          </a:solidFill>
                          <a:ln>
                            <a:noFill/>
                          </a:ln>
                        </pic:spPr>
                      </pic:pic>
                    </wpg:wgp>
                  </a:graphicData>
                </a:graphic>
              </wp:inline>
            </w:drawing>
          </mc:Choice>
          <mc:Fallback>
            <w:pict>
              <v:group w14:anchorId="3BC70E19" id="그룹 6" o:spid="_x0000_s1026" style="width:491pt;height:214.5pt;mso-position-horizontal-relative:char;mso-position-vertical-relative:line" coordsize="62357,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072;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" filled="t">
                  <v:imagedata r:id="rId20" o:title="" croptop="1536f" cropbottom="1529f" cropleft="2178f" cropright="3782f"/>
                </v:shape>
                <v:shape id="Picture 4" o:spid="_x0000_s1028" type="#_x0000_t75" style="position:absolute;left:21072;width:21072;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" filled="t">
                  <v:imagedata r:id="rId21" o:title="" croptop="1536f" cropbottom="1529f" cropleft="2980f" cropright="2980f"/>
                </v:shape>
                <v:shape id="Picture 6" o:spid="_x0000_s1029" type="#_x0000_t75" style="position:absolute;left:41284;width:21073;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" filled="t">
                  <v:imagedata r:id="rId22" o:title="" croptop="1536f" cropbottom="1529f" cropleft="2980f" cropright="2980f"/>
                </v:shape>
                <w10:anchorlock/>
              </v:group>
            </w:pict>
          </mc:Fallback>
        </mc:AlternateContent>
      </w:r>
    </w:p>
    <w:p w14:paraId="09D98814" w14:textId="77777777" w:rsidR="006B1758" w:rsidRDefault="006B1758" w:rsidP="006B1758">
      <w:pPr>
        <w:pStyle w:val="MDPI51figurecaption"/>
      </w:pPr>
      <w:r>
        <w:rPr>
          <w:b/>
        </w:rPr>
        <w:t xml:space="preserve">Figure 4. </w:t>
      </w:r>
      <w:r>
        <w:t>This is a figure. Schemes follow the same formatting.</w:t>
      </w:r>
    </w:p>
    <w:p w14:paraId="7946168B" w14:textId="77777777" w:rsidR="006B1758" w:rsidRPr="00B2322B" w:rsidRDefault="006B1758" w:rsidP="006B1758">
      <w:pPr>
        <w:pStyle w:val="MDPI41tablecaption"/>
        <w:ind w:firstLineChars="100" w:firstLine="200"/>
        <w:rPr>
          <w:sz w:val="20"/>
          <w:szCs w:val="24"/>
        </w:rPr>
      </w:pPr>
      <w:r w:rsidRPr="00B2322B">
        <w:rPr>
          <w:sz w:val="20"/>
          <w:szCs w:val="24"/>
        </w:rPr>
        <w:t xml:space="preserve">Figure 4 is a graph of neg-Pearson loss. In the early stage of learning, learning is conducted focusing on the trend and peak of the target under the influence of neg-Pearson. After that, using the </w:t>
      </w:r>
      <w:r>
        <w:rPr>
          <w:sz w:val="20"/>
          <w:szCs w:val="24"/>
        </w:rPr>
        <w:t>FFT</w:t>
      </w:r>
      <w:r w:rsidRPr="00B2322B">
        <w:rPr>
          <w:sz w:val="20"/>
          <w:szCs w:val="24"/>
        </w:rPr>
        <w:t xml:space="preserve"> loss, learn the fine waveforms other than the peak. When only the final loss values were compared, the HM feature mixer showed the best performance, followed by WM+HM.</w:t>
      </w:r>
    </w:p>
    <w:p w14:paraId="10DBC3F1" w14:textId="77777777" w:rsidR="006B1758" w:rsidRDefault="006B1758" w:rsidP="006B1758">
      <w:pPr>
        <w:pStyle w:val="MDPI51figurecaption"/>
      </w:pPr>
    </w:p>
    <w:p w14:paraId="59F8A853" w14:textId="77777777" w:rsidR="006B1758" w:rsidRPr="001E3C5B" w:rsidRDefault="006B1758" w:rsidP="006B1758">
      <w:pPr>
        <w:pStyle w:val="MDPI41tablecaption"/>
      </w:pPr>
      <w:r>
        <w:rPr>
          <w:b/>
        </w:rPr>
        <w:t>Table 4.</w:t>
      </w:r>
      <w:r>
        <w:t xml:space="preserve"> </w:t>
      </w:r>
      <w:r w:rsidRPr="00EC4522">
        <w:t>Comparison of Memory Size with Representative Algorithm</w:t>
      </w:r>
      <w:r>
        <w:t>.</w:t>
      </w:r>
    </w:p>
    <w:tbl>
      <w:tblPr>
        <w:tblW w:w="6018" w:type="dxa"/>
        <w:tblInd w:w="351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02"/>
        <w:gridCol w:w="4216"/>
      </w:tblGrid>
      <w:tr w:rsidR="006B1758" w14:paraId="3A443C8C" w14:textId="77777777" w:rsidTr="00A47F77">
        <w:trPr>
          <w:trHeight w:val="235"/>
        </w:trPr>
        <w:tc>
          <w:tcPr>
            <w:tcW w:w="1802" w:type="dxa"/>
            <w:tcBorders>
              <w:top w:val="single" w:sz="4" w:space="0" w:color="auto"/>
              <w:left w:val="nil"/>
              <w:bottom w:val="single" w:sz="4" w:space="0" w:color="auto"/>
              <w:right w:val="single" w:sz="4" w:space="0" w:color="auto"/>
            </w:tcBorders>
            <w:vAlign w:val="center"/>
          </w:tcPr>
          <w:p w14:paraId="335E65B3" w14:textId="77777777" w:rsidR="006B1758" w:rsidRDefault="006B1758" w:rsidP="00A47F77">
            <w:pPr>
              <w:pStyle w:val="MDPI42tablebody"/>
              <w:spacing w:line="240" w:lineRule="auto"/>
            </w:pPr>
            <w:r>
              <w:rPr>
                <w:rFonts w:ascii="Calibri" w:eastAsia="굴림" w:hAnsi="Calibri" w:cs="Calibri"/>
              </w:rPr>
              <w:t>Model</w:t>
            </w:r>
          </w:p>
        </w:tc>
        <w:tc>
          <w:tcPr>
            <w:tcW w:w="4216" w:type="dxa"/>
            <w:tcBorders>
              <w:top w:val="single" w:sz="4" w:space="0" w:color="auto"/>
              <w:left w:val="single" w:sz="4" w:space="0" w:color="auto"/>
              <w:bottom w:val="single" w:sz="4" w:space="0" w:color="auto"/>
              <w:right w:val="nil"/>
            </w:tcBorders>
            <w:vAlign w:val="center"/>
          </w:tcPr>
          <w:p w14:paraId="47704CEF" w14:textId="77777777" w:rsidR="006B1758" w:rsidRPr="003A4A9C" w:rsidRDefault="006B1758" w:rsidP="00A47F77">
            <w:pPr>
              <w:pStyle w:val="MDPI42tablebody"/>
              <w:spacing w:line="240" w:lineRule="auto"/>
            </w:pPr>
            <w:r>
              <w:rPr>
                <w:rFonts w:ascii="Calibri" w:eastAsia="굴림" w:hAnsi="Calibri" w:cs="Calibri"/>
              </w:rPr>
              <w:t>Memory Size</w:t>
            </w:r>
          </w:p>
        </w:tc>
      </w:tr>
      <w:tr w:rsidR="006B1758" w14:paraId="4997218C" w14:textId="77777777" w:rsidTr="00A47F77">
        <w:trPr>
          <w:trHeight w:val="256"/>
        </w:trPr>
        <w:tc>
          <w:tcPr>
            <w:tcW w:w="1802" w:type="dxa"/>
            <w:tcBorders>
              <w:top w:val="single" w:sz="4" w:space="0" w:color="auto"/>
              <w:left w:val="nil"/>
              <w:bottom w:val="nil"/>
              <w:right w:val="single" w:sz="4" w:space="0" w:color="auto"/>
            </w:tcBorders>
            <w:vAlign w:val="center"/>
          </w:tcPr>
          <w:p w14:paraId="66D3AAE3" w14:textId="77777777" w:rsidR="006B1758" w:rsidRPr="003C4481" w:rsidRDefault="006B1758" w:rsidP="00A47F77">
            <w:pPr>
              <w:pStyle w:val="MDPI42tablebody"/>
              <w:spacing w:line="240" w:lineRule="auto"/>
              <w:rPr>
                <w:rFonts w:eastAsia="맑은 고딕"/>
                <w:lang w:eastAsia="ko-KR"/>
              </w:rPr>
            </w:pPr>
            <w:proofErr w:type="spellStart"/>
            <w:r>
              <w:rPr>
                <w:rFonts w:eastAsia="맑은 고딕"/>
                <w:lang w:eastAsia="ko-KR"/>
              </w:rPr>
              <w:t>Deepphys</w:t>
            </w:r>
            <w:proofErr w:type="spellEnd"/>
          </w:p>
        </w:tc>
        <w:tc>
          <w:tcPr>
            <w:tcW w:w="4216" w:type="dxa"/>
            <w:tcBorders>
              <w:top w:val="single" w:sz="4" w:space="0" w:color="auto"/>
              <w:left w:val="single" w:sz="4" w:space="0" w:color="auto"/>
              <w:bottom w:val="nil"/>
              <w:right w:val="nil"/>
            </w:tcBorders>
            <w:vAlign w:val="center"/>
          </w:tcPr>
          <w:p w14:paraId="614FB31C"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5</w:t>
            </w:r>
            <w:r>
              <w:rPr>
                <w:rFonts w:eastAsia="맑은 고딕"/>
                <w:lang w:eastAsia="ko-KR"/>
              </w:rPr>
              <w:t>.6MB</w:t>
            </w:r>
          </w:p>
        </w:tc>
      </w:tr>
      <w:tr w:rsidR="006B1758" w14:paraId="1C48B9FF" w14:textId="77777777" w:rsidTr="00A47F77">
        <w:trPr>
          <w:trHeight w:val="256"/>
        </w:trPr>
        <w:tc>
          <w:tcPr>
            <w:tcW w:w="1802" w:type="dxa"/>
            <w:tcBorders>
              <w:top w:val="nil"/>
              <w:left w:val="nil"/>
              <w:bottom w:val="nil"/>
              <w:right w:val="single" w:sz="4" w:space="0" w:color="auto"/>
            </w:tcBorders>
            <w:vAlign w:val="center"/>
          </w:tcPr>
          <w:p w14:paraId="45EED2AC" w14:textId="77777777" w:rsidR="006B1758" w:rsidRPr="003C4481" w:rsidRDefault="006B1758" w:rsidP="00A47F77">
            <w:pPr>
              <w:pStyle w:val="MDPI42tablebody"/>
              <w:spacing w:line="240" w:lineRule="auto"/>
              <w:rPr>
                <w:rFonts w:eastAsia="맑은 고딕"/>
                <w:lang w:eastAsia="ko-KR"/>
              </w:rPr>
            </w:pPr>
            <w:proofErr w:type="spellStart"/>
            <w:r>
              <w:rPr>
                <w:rFonts w:eastAsia="맑은 고딕"/>
                <w:lang w:eastAsia="ko-KR"/>
              </w:rPr>
              <w:t>PhysNet</w:t>
            </w:r>
            <w:proofErr w:type="spellEnd"/>
          </w:p>
        </w:tc>
        <w:tc>
          <w:tcPr>
            <w:tcW w:w="4216" w:type="dxa"/>
            <w:tcBorders>
              <w:top w:val="nil"/>
              <w:left w:val="single" w:sz="4" w:space="0" w:color="auto"/>
              <w:bottom w:val="nil"/>
              <w:right w:val="nil"/>
            </w:tcBorders>
            <w:vAlign w:val="center"/>
          </w:tcPr>
          <w:p w14:paraId="7614F004" w14:textId="77777777" w:rsidR="006B1758" w:rsidRPr="003A4A9C" w:rsidRDefault="006B1758" w:rsidP="00A47F77">
            <w:pPr>
              <w:pStyle w:val="MDPI42tablebody"/>
              <w:spacing w:line="240" w:lineRule="auto"/>
              <w:rPr>
                <w:rFonts w:eastAsia="맑은 고딕"/>
                <w:lang w:eastAsia="ko-KR"/>
              </w:rPr>
            </w:pPr>
            <w:r>
              <w:rPr>
                <w:rFonts w:eastAsia="맑은 고딕" w:hint="eastAsia"/>
                <w:lang w:eastAsia="ko-KR"/>
              </w:rPr>
              <w:t>3</w:t>
            </w:r>
            <w:r>
              <w:rPr>
                <w:rFonts w:eastAsia="맑은 고딕"/>
                <w:lang w:eastAsia="ko-KR"/>
              </w:rPr>
              <w:t>.0MB</w:t>
            </w:r>
          </w:p>
        </w:tc>
      </w:tr>
      <w:tr w:rsidR="006B1758" w14:paraId="01DBC54A" w14:textId="77777777" w:rsidTr="00A47F77">
        <w:trPr>
          <w:trHeight w:val="60"/>
        </w:trPr>
        <w:tc>
          <w:tcPr>
            <w:tcW w:w="1802" w:type="dxa"/>
            <w:tcBorders>
              <w:top w:val="nil"/>
              <w:left w:val="nil"/>
              <w:bottom w:val="single" w:sz="8" w:space="0" w:color="auto"/>
              <w:right w:val="single" w:sz="4" w:space="0" w:color="auto"/>
            </w:tcBorders>
            <w:vAlign w:val="center"/>
          </w:tcPr>
          <w:p w14:paraId="2D143EE2" w14:textId="77777777" w:rsidR="006B1758" w:rsidRPr="003C4481" w:rsidRDefault="006B1758" w:rsidP="00A47F77">
            <w:pPr>
              <w:pStyle w:val="MDPI42tablebody"/>
              <w:spacing w:line="240" w:lineRule="auto"/>
              <w:rPr>
                <w:rFonts w:eastAsia="맑은 고딕"/>
                <w:lang w:eastAsia="ko-KR"/>
              </w:rPr>
            </w:pPr>
            <w:proofErr w:type="spellStart"/>
            <w:proofErr w:type="gramStart"/>
            <w:r>
              <w:rPr>
                <w:rFonts w:eastAsia="맑은 고딕"/>
                <w:lang w:eastAsia="ko-KR"/>
              </w:rPr>
              <w:t>APNet</w:t>
            </w:r>
            <w:proofErr w:type="spellEnd"/>
            <w:r>
              <w:rPr>
                <w:rFonts w:eastAsia="맑은 고딕"/>
                <w:lang w:eastAsia="ko-KR"/>
              </w:rPr>
              <w:t>(</w:t>
            </w:r>
            <w:proofErr w:type="gramEnd"/>
            <w:r>
              <w:rPr>
                <w:rFonts w:eastAsia="맑은 고딕"/>
                <w:lang w:eastAsia="ko-KR"/>
              </w:rPr>
              <w:t>Proposed)</w:t>
            </w:r>
          </w:p>
        </w:tc>
        <w:tc>
          <w:tcPr>
            <w:tcW w:w="4216" w:type="dxa"/>
            <w:tcBorders>
              <w:top w:val="nil"/>
              <w:left w:val="single" w:sz="4" w:space="0" w:color="auto"/>
              <w:bottom w:val="single" w:sz="8" w:space="0" w:color="auto"/>
              <w:right w:val="nil"/>
            </w:tcBorders>
            <w:vAlign w:val="center"/>
          </w:tcPr>
          <w:p w14:paraId="7CBD365F" w14:textId="77777777" w:rsidR="006B1758" w:rsidRPr="00EC4522" w:rsidRDefault="006B1758" w:rsidP="00A47F77">
            <w:pPr>
              <w:pStyle w:val="MDPI42tablebody"/>
              <w:spacing w:line="240" w:lineRule="auto"/>
              <w:rPr>
                <w:rFonts w:eastAsia="맑은 고딕"/>
                <w:lang w:eastAsia="ko-KR"/>
              </w:rPr>
            </w:pPr>
            <w:r>
              <w:rPr>
                <w:rFonts w:eastAsia="맑은 고딕" w:hint="eastAsia"/>
                <w:lang w:eastAsia="ko-KR"/>
              </w:rPr>
              <w:t>1</w:t>
            </w:r>
            <w:r>
              <w:rPr>
                <w:rFonts w:eastAsia="맑은 고딕"/>
                <w:lang w:eastAsia="ko-KR"/>
              </w:rPr>
              <w:t>.1MB</w:t>
            </w:r>
          </w:p>
        </w:tc>
      </w:tr>
    </w:tbl>
    <w:p w14:paraId="672C5536" w14:textId="77777777" w:rsidR="006B1758" w:rsidRDefault="006B1758" w:rsidP="006B1758">
      <w:pPr>
        <w:pStyle w:val="MDPI35textbeforelist"/>
      </w:pPr>
    </w:p>
    <w:p w14:paraId="2ACDF4B4" w14:textId="77777777" w:rsidR="006B1758" w:rsidRPr="00EC4522" w:rsidRDefault="006B1758" w:rsidP="006B1758">
      <w:pPr>
        <w:pStyle w:val="MDPI35textbeforelist"/>
        <w:rPr>
          <w:rFonts w:cs="Cordia New"/>
          <w:szCs w:val="24"/>
        </w:rPr>
      </w:pPr>
      <w:r w:rsidRPr="00EC4522">
        <w:rPr>
          <w:rFonts w:cs="Cordia New"/>
          <w:szCs w:val="24"/>
        </w:rPr>
        <w:t xml:space="preserve">Table 4 shows the model size of a representative </w:t>
      </w:r>
      <w:proofErr w:type="spellStart"/>
      <w:r w:rsidRPr="00EC4522">
        <w:rPr>
          <w:rFonts w:cs="Cordia New"/>
          <w:szCs w:val="24"/>
        </w:rPr>
        <w:t>rPPG</w:t>
      </w:r>
      <w:proofErr w:type="spellEnd"/>
      <w:r w:rsidRPr="00EC4522">
        <w:rPr>
          <w:rFonts w:cs="Cordia New"/>
          <w:szCs w:val="24"/>
        </w:rPr>
        <w:t xml:space="preserve"> algorithm. Compared to </w:t>
      </w:r>
      <w:proofErr w:type="spellStart"/>
      <w:r w:rsidRPr="00EC4522">
        <w:rPr>
          <w:rFonts w:cs="Cordia New"/>
          <w:szCs w:val="24"/>
        </w:rPr>
        <w:t>Deepphys</w:t>
      </w:r>
      <w:proofErr w:type="spellEnd"/>
      <w:r w:rsidRPr="00EC4522">
        <w:rPr>
          <w:rFonts w:cs="Cordia New"/>
          <w:szCs w:val="24"/>
        </w:rPr>
        <w:t xml:space="preserve">, memory decreased by about 4MB and compared to </w:t>
      </w:r>
      <w:proofErr w:type="spellStart"/>
      <w:r w:rsidRPr="00EC4522">
        <w:rPr>
          <w:rFonts w:cs="Cordia New"/>
          <w:szCs w:val="24"/>
        </w:rPr>
        <w:t>PhysNet</w:t>
      </w:r>
      <w:proofErr w:type="spellEnd"/>
      <w:r w:rsidRPr="00EC4522">
        <w:rPr>
          <w:rFonts w:cs="Cordia New"/>
          <w:szCs w:val="24"/>
        </w:rPr>
        <w:t xml:space="preserve"> by 1.9MB.</w:t>
      </w:r>
    </w:p>
    <w:p w14:paraId="3A316014" w14:textId="77777777" w:rsidR="006B1758" w:rsidRPr="00CA22DC" w:rsidRDefault="006B1758" w:rsidP="006B1758">
      <w:pPr>
        <w:pStyle w:val="MDPI51figurecaption"/>
      </w:pPr>
    </w:p>
    <w:p w14:paraId="133FAC12" w14:textId="77777777" w:rsidR="006B1758" w:rsidRDefault="006B1758" w:rsidP="006B1758">
      <w:pPr>
        <w:pStyle w:val="MDPI22heading2"/>
        <w:spacing w:before="0"/>
      </w:pPr>
      <w:r>
        <w:t>4.3.2 Subjective</w:t>
      </w:r>
      <w:r w:rsidRPr="001E3C5B">
        <w:t xml:space="preserve"> </w:t>
      </w:r>
      <w:r w:rsidRPr="00501CFC">
        <w:t>assessment results</w:t>
      </w:r>
    </w:p>
    <w:p w14:paraId="0CB8E8FD" w14:textId="77777777" w:rsidR="006B1758" w:rsidRPr="00B2322B" w:rsidRDefault="006B1758" w:rsidP="006B1758">
      <w:pPr>
        <w:pStyle w:val="MDPI41tablecaption"/>
        <w:ind w:firstLineChars="100" w:firstLine="200"/>
        <w:rPr>
          <w:b/>
          <w:sz w:val="20"/>
          <w:szCs w:val="24"/>
        </w:rPr>
      </w:pPr>
      <w:r w:rsidRPr="00B2322B">
        <w:rPr>
          <w:sz w:val="20"/>
          <w:szCs w:val="24"/>
        </w:rPr>
        <w:t>LRP (Layer-wise Relevance Propagation), one of the representative BBMs, decomposes the output of DNN to obtain relevance scores for each feature</w:t>
      </w:r>
      <w:r>
        <w:rPr>
          <w:sz w:val="20"/>
          <w:szCs w:val="24"/>
        </w:rPr>
        <w:t xml:space="preserve"> [25]</w:t>
      </w:r>
      <w:r w:rsidRPr="00B2322B">
        <w:rPr>
          <w:sz w:val="20"/>
          <w:szCs w:val="24"/>
        </w:rPr>
        <w:t>. In CNN, validity is propagated between layers, and it is a method that can indicate the importance of each pixel by calculating the degree of error through backpropagation.</w:t>
      </w:r>
    </w:p>
    <w:p w14:paraId="2CCED919" w14:textId="77777777" w:rsidR="006B1758" w:rsidRDefault="006B1758" w:rsidP="006B1758">
      <w:pPr>
        <w:pStyle w:val="MDPI51figurecaption"/>
        <w:jc w:val="center"/>
      </w:pPr>
      <w:r w:rsidRPr="003F2E9A">
        <w:rPr>
          <w:noProof/>
        </w:rPr>
        <w:lastRenderedPageBreak/>
        <w:drawing>
          <wp:inline distT="0" distB="0" distL="0" distR="0" wp14:anchorId="1A2C0706" wp14:editId="26162BDA">
            <wp:extent cx="4860925" cy="985962"/>
            <wp:effectExtent l="0" t="0" r="0" b="5080"/>
            <wp:docPr id="2049" name="_x149553120" descr="Chart&#10;&#10;Description automatically generated with medium confidence">
              <a:extLst xmlns:a="http://schemas.openxmlformats.org/drawingml/2006/main">
                <a:ext uri="{FF2B5EF4-FFF2-40B4-BE49-F238E27FC236}">
                  <a16:creationId xmlns:a16="http://schemas.microsoft.com/office/drawing/2014/main" id="{02E0E887-EE6F-A516-5252-BDB213364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_x149553120" descr="Chart&#10;&#10;Description automatically generated with medium confidence">
                      <a:extLst>
                        <a:ext uri="{FF2B5EF4-FFF2-40B4-BE49-F238E27FC236}">
                          <a16:creationId xmlns:a16="http://schemas.microsoft.com/office/drawing/2014/main" id="{02E0E887-EE6F-A516-5252-BDB213364E98}"/>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b="63973"/>
                    <a:stretch/>
                  </pic:blipFill>
                  <pic:spPr bwMode="auto">
                    <a:xfrm>
                      <a:off x="0" y="0"/>
                      <a:ext cx="4869631" cy="987728"/>
                    </a:xfrm>
                    <a:prstGeom prst="rect">
                      <a:avLst/>
                    </a:prstGeom>
                    <a:noFill/>
                  </pic:spPr>
                </pic:pic>
              </a:graphicData>
            </a:graphic>
          </wp:inline>
        </w:drawing>
      </w:r>
    </w:p>
    <w:p w14:paraId="166B6DD9" w14:textId="77777777" w:rsidR="006B1758" w:rsidRDefault="006B1758" w:rsidP="006B1758">
      <w:pPr>
        <w:pStyle w:val="MDPI51figurecaption"/>
      </w:pPr>
      <w:r>
        <w:rPr>
          <w:b/>
        </w:rPr>
        <w:t xml:space="preserve">Figure 5. </w:t>
      </w:r>
      <w:r w:rsidRPr="001E4861">
        <w:t>APNET LRP Results</w:t>
      </w:r>
      <w:r>
        <w:t>.</w:t>
      </w:r>
    </w:p>
    <w:p w14:paraId="3261E889" w14:textId="77777777" w:rsidR="006B1758" w:rsidRPr="00B2322B" w:rsidRDefault="006B1758" w:rsidP="006B1758">
      <w:pPr>
        <w:pStyle w:val="MDPI41tablecaption"/>
        <w:ind w:firstLineChars="100" w:firstLine="200"/>
        <w:rPr>
          <w:b/>
          <w:sz w:val="20"/>
          <w:szCs w:val="24"/>
        </w:rPr>
      </w:pPr>
      <w:r w:rsidRPr="00B2322B">
        <w:rPr>
          <w:sz w:val="20"/>
          <w:szCs w:val="24"/>
        </w:rPr>
        <w:t xml:space="preserve">Figure 5 is the result of LRP. The closer the pixel value is </w:t>
      </w:r>
      <w:proofErr w:type="gramStart"/>
      <w:r w:rsidRPr="00B2322B">
        <w:rPr>
          <w:sz w:val="20"/>
          <w:szCs w:val="24"/>
        </w:rPr>
        <w:t>to</w:t>
      </w:r>
      <w:proofErr w:type="gramEnd"/>
      <w:r w:rsidRPr="00B2322B">
        <w:rPr>
          <w:sz w:val="20"/>
          <w:szCs w:val="24"/>
        </w:rPr>
        <w:t xml:space="preserve"> red, the higher the importance value of the deep learning network is evaluated. As a result of LRP, </w:t>
      </w:r>
      <w:proofErr w:type="gramStart"/>
      <w:r w:rsidRPr="00B2322B">
        <w:rPr>
          <w:sz w:val="20"/>
          <w:szCs w:val="24"/>
        </w:rPr>
        <w:t>it can be seen that the</w:t>
      </w:r>
      <w:proofErr w:type="gramEnd"/>
      <w:r w:rsidRPr="00B2322B">
        <w:rPr>
          <w:sz w:val="20"/>
          <w:szCs w:val="24"/>
        </w:rPr>
        <w:t xml:space="preserve"> forehead</w:t>
      </w:r>
      <w:r>
        <w:rPr>
          <w:sz w:val="20"/>
          <w:szCs w:val="24"/>
        </w:rPr>
        <w:t xml:space="preserve">, </w:t>
      </w:r>
      <w:r>
        <w:t>Glabella</w:t>
      </w:r>
      <w:r w:rsidRPr="00B2322B">
        <w:rPr>
          <w:sz w:val="20"/>
          <w:szCs w:val="24"/>
        </w:rPr>
        <w:t xml:space="preserve"> and </w:t>
      </w:r>
      <w:r>
        <w:rPr>
          <w:sz w:val="20"/>
          <w:szCs w:val="24"/>
        </w:rPr>
        <w:t>Malar</w:t>
      </w:r>
      <w:r w:rsidRPr="00B2322B">
        <w:rPr>
          <w:sz w:val="20"/>
          <w:szCs w:val="24"/>
        </w:rPr>
        <w:t xml:space="preserve"> region was selected as the region of interest among the regions showing good performance in extracting the 5 types of PPG mentioned in 4.2.2, and it can be seen that the nose, which has a negative effect on learning, was evaluated as the region of interest.</w:t>
      </w:r>
    </w:p>
    <w:p w14:paraId="7122AD47" w14:textId="77777777" w:rsidR="006B1758" w:rsidRDefault="006B1758" w:rsidP="006B1758">
      <w:pPr>
        <w:pStyle w:val="MDPI51figurecaption"/>
        <w:jc w:val="center"/>
        <w:rPr>
          <w:sz w:val="20"/>
        </w:rPr>
      </w:pPr>
      <w:r>
        <w:rPr>
          <w:noProof/>
        </w:rPr>
        <w:drawing>
          <wp:inline distT="0" distB="0" distL="0" distR="0" wp14:anchorId="3B9D064A" wp14:editId="12071249">
            <wp:extent cx="4080799" cy="2579427"/>
            <wp:effectExtent l="0" t="0" r="0" b="0"/>
            <wp:docPr id="14" name="그림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A picture containing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9185" cy="2603690"/>
                    </a:xfrm>
                    <a:prstGeom prst="rect">
                      <a:avLst/>
                    </a:prstGeom>
                    <a:noFill/>
                    <a:ln>
                      <a:noFill/>
                    </a:ln>
                  </pic:spPr>
                </pic:pic>
              </a:graphicData>
            </a:graphic>
          </wp:inline>
        </w:drawing>
      </w:r>
    </w:p>
    <w:p w14:paraId="5A5E7101" w14:textId="77777777" w:rsidR="006B1758" w:rsidRDefault="006B1758" w:rsidP="006B1758">
      <w:pPr>
        <w:pStyle w:val="MDPI51figurecaption"/>
      </w:pPr>
      <w:r>
        <w:rPr>
          <w:b/>
        </w:rPr>
        <w:t xml:space="preserve">Figure 6. </w:t>
      </w:r>
      <w:proofErr w:type="spellStart"/>
      <w:r w:rsidRPr="000A1353">
        <w:t>APN</w:t>
      </w:r>
      <w:r>
        <w:t>et</w:t>
      </w:r>
      <w:r w:rsidRPr="000A1353">
        <w:t>'s</w:t>
      </w:r>
      <w:proofErr w:type="spellEnd"/>
      <w:r w:rsidRPr="000A1353">
        <w:t xml:space="preserve"> inference results</w:t>
      </w:r>
      <w:r>
        <w:t>.</w:t>
      </w:r>
    </w:p>
    <w:p w14:paraId="74222913" w14:textId="77777777" w:rsidR="006B1758" w:rsidRDefault="006B1758" w:rsidP="006B1758">
      <w:pPr>
        <w:pStyle w:val="MDPI35textbeforelist"/>
      </w:pPr>
      <w:r w:rsidRPr="00B2322B">
        <w:t xml:space="preserve">Figure 6 is a graph of the inference result. As a result of the corresponding graph, </w:t>
      </w:r>
      <w:proofErr w:type="gramStart"/>
      <w:r w:rsidRPr="00B2322B">
        <w:t>it can be seen that the</w:t>
      </w:r>
      <w:proofErr w:type="gramEnd"/>
      <w:r w:rsidRPr="00B2322B">
        <w:t xml:space="preserve"> notch of the PPG is well inferred.</w:t>
      </w:r>
    </w:p>
    <w:p w14:paraId="5D8EA574" w14:textId="77777777" w:rsidR="006B1758" w:rsidRDefault="006B1758" w:rsidP="006B1758">
      <w:pPr>
        <w:pStyle w:val="MDPI21heading1"/>
      </w:pPr>
      <w:r>
        <w:t>5. Conclusions</w:t>
      </w:r>
    </w:p>
    <w:p w14:paraId="446E2E2E" w14:textId="77777777" w:rsidR="006B1758" w:rsidRDefault="006B1758" w:rsidP="006B1758">
      <w:pPr>
        <w:pStyle w:val="MDPI31text"/>
      </w:pPr>
      <w:r>
        <w:t>In summary, in this paper we have proposed:</w:t>
      </w:r>
    </w:p>
    <w:p w14:paraId="51EE68C9" w14:textId="490EE2F7" w:rsidR="006B1758" w:rsidRPr="004E76AA" w:rsidRDefault="00917B10" w:rsidP="00B54A04">
      <w:pPr>
        <w:pStyle w:val="MDPI37itemize"/>
      </w:pPr>
      <w:ins w:id="33" w:author="A246" w:date="2022-09-20T16:36:00Z">
        <w:r w:rsidRPr="00917B10">
          <w:t xml:space="preserve">An </w:t>
        </w:r>
      </w:ins>
      <w:del w:id="34" w:author="A246" w:date="2022-09-20T16:36:00Z">
        <w:r w:rsidR="006B1758" w:rsidRPr="004E76AA" w:rsidDel="00917B10">
          <w:delText>Pro</w:delText>
        </w:r>
        <w:r w:rsidR="006B1758" w:rsidDel="00917B10">
          <w:delText xml:space="preserve">posal of the </w:delText>
        </w:r>
      </w:del>
      <w:proofErr w:type="spellStart"/>
      <w:r w:rsidR="006B1758">
        <w:t>AxisProjection</w:t>
      </w:r>
      <w:proofErr w:type="spellEnd"/>
      <w:r w:rsidR="006B1758">
        <w:t xml:space="preserve"> method that can replace the existing </w:t>
      </w:r>
      <w:proofErr w:type="spellStart"/>
      <w:r w:rsidR="006B1758">
        <w:t>spatio</w:t>
      </w:r>
      <w:proofErr w:type="spellEnd"/>
      <w:r w:rsidR="006B1758">
        <w:t>-temporal analysis method.</w:t>
      </w:r>
    </w:p>
    <w:p w14:paraId="4236CB33" w14:textId="008BA92B" w:rsidR="006B1758" w:rsidRDefault="006B1758" w:rsidP="00B54A04">
      <w:pPr>
        <w:pStyle w:val="MDPI37itemize"/>
      </w:pPr>
      <w:proofErr w:type="spellStart"/>
      <w:r w:rsidRPr="006F257A">
        <w:t>APNet</w:t>
      </w:r>
      <w:proofErr w:type="spellEnd"/>
      <w:r w:rsidRPr="006F257A">
        <w:t xml:space="preserve"> </w:t>
      </w:r>
      <w:del w:id="35" w:author="A246" w:date="2022-09-20T16:37:00Z">
        <w:r w:rsidRPr="006F257A" w:rsidDel="00917B10">
          <w:delText xml:space="preserve">proposal </w:delText>
        </w:r>
      </w:del>
      <w:r w:rsidRPr="006F257A">
        <w:t xml:space="preserve">using </w:t>
      </w:r>
      <w:proofErr w:type="spellStart"/>
      <w:r w:rsidRPr="006F257A">
        <w:t>AxisProjection</w:t>
      </w:r>
      <w:proofErr w:type="spellEnd"/>
      <w:r w:rsidRPr="006F257A">
        <w:t xml:space="preserve"> method and evaluation of 10 feature mixers</w:t>
      </w:r>
      <w:r>
        <w:t>.</w:t>
      </w:r>
    </w:p>
    <w:p w14:paraId="4B1E37BF" w14:textId="775ED36E" w:rsidR="006B1758" w:rsidRDefault="006B1758" w:rsidP="00B54A04">
      <w:pPr>
        <w:pStyle w:val="MDPI37itemize"/>
      </w:pPr>
      <w:del w:id="36" w:author="A246" w:date="2022-09-20T16:37:00Z">
        <w:r w:rsidRPr="006F257A" w:rsidDel="00917B10">
          <w:delText>Suggest a</w:delText>
        </w:r>
      </w:del>
      <w:ins w:id="37" w:author="A246" w:date="2022-09-20T16:37:00Z">
        <w:r w:rsidR="00917B10">
          <w:t>A</w:t>
        </w:r>
      </w:ins>
      <w:r w:rsidRPr="006F257A">
        <w:t xml:space="preserve"> loss function so that the notch of PPG can be learned and analyze the importance of the input pixel using the BBM method</w:t>
      </w:r>
      <w:r>
        <w:t>.</w:t>
      </w:r>
    </w:p>
    <w:p w14:paraId="614D7A85" w14:textId="77777777" w:rsidR="006B1758" w:rsidRDefault="006B1758" w:rsidP="006B1758">
      <w:pPr>
        <w:pStyle w:val="MDPI38bullet"/>
        <w:numPr>
          <w:ilvl w:val="0"/>
          <w:numId w:val="0"/>
        </w:numPr>
        <w:spacing w:before="60"/>
        <w:ind w:left="3033" w:hanging="425"/>
      </w:pPr>
    </w:p>
    <w:p w14:paraId="74621BE0" w14:textId="550C60B0" w:rsidR="006B1758" w:rsidRDefault="006B1758" w:rsidP="006B1758">
      <w:pPr>
        <w:pStyle w:val="MDPI31text"/>
      </w:pPr>
      <w:r>
        <w:t xml:space="preserve">In this study, the concept of </w:t>
      </w:r>
      <w:proofErr w:type="spellStart"/>
      <w:r>
        <w:t>AxisProjection</w:t>
      </w:r>
      <w:proofErr w:type="spellEnd"/>
      <w:r>
        <w:t xml:space="preserve"> method, a new spatiotemporal analysis method, was proposed. The </w:t>
      </w:r>
      <w:proofErr w:type="spellStart"/>
      <w:r>
        <w:t>AxisProjection</w:t>
      </w:r>
      <w:proofErr w:type="spellEnd"/>
      <w:r>
        <w:t xml:space="preserve"> method has the advantage of using less memory by converting a 3D shape into a 2D shape. In addition, </w:t>
      </w:r>
      <w:proofErr w:type="spellStart"/>
      <w:r>
        <w:t>APNet</w:t>
      </w:r>
      <w:proofErr w:type="spellEnd"/>
      <w:r>
        <w:t xml:space="preserve"> using the </w:t>
      </w:r>
      <w:proofErr w:type="spellStart"/>
      <w:r>
        <w:t>AxisProjection</w:t>
      </w:r>
      <w:proofErr w:type="spellEnd"/>
      <w:r>
        <w:t xml:space="preserve"> method was proposed, and </w:t>
      </w:r>
      <w:ins w:id="38" w:author="A246" w:date="2022-09-20T16:38:00Z">
        <w:r w:rsidR="00890329" w:rsidRPr="00890329">
          <w:t>a comparative</w:t>
        </w:r>
      </w:ins>
      <w:del w:id="39" w:author="A246" w:date="2022-09-20T16:38:00Z">
        <w:r w:rsidDel="00890329">
          <w:delText>comparative</w:delText>
        </w:r>
      </w:del>
      <w:r>
        <w:t xml:space="preserve"> evaluation was performed through 10 feature mixers to obtain good performance in </w:t>
      </w:r>
      <w:proofErr w:type="spellStart"/>
      <w:r>
        <w:t>APNet</w:t>
      </w:r>
      <w:proofErr w:type="spellEnd"/>
      <w:r>
        <w:t>. Blood flow in the face of a person has a high correlation with respect to the nose and tends to flow from arteries to capillaries. Therefore, it is possible to extract physiological characteristic information from each block divided into H, W, and T, and excellent results can be obtained if each physiological characteristic information is well extracted.</w:t>
      </w:r>
    </w:p>
    <w:p w14:paraId="72D45F3A" w14:textId="77777777" w:rsidR="006B1758" w:rsidRDefault="006B1758" w:rsidP="006B1758">
      <w:pPr>
        <w:pStyle w:val="MDPI31text"/>
      </w:pPr>
      <w:r w:rsidRPr="00CA1D3C">
        <w:lastRenderedPageBreak/>
        <w:t>In addition, we proposed a new loss function that PPG's notch can learn. Notch is an important biomarker that can detect LVET (Left Ventricular Ejection Time) and blood pressure. Existing PPG research tends to focus on heartbeat only, and notch, an important biomarker of PPG, is considered. As there is a tendency to not be able to do this, we tried to solve this problem, and after learning, it was confirmed that malar and forehead were recognized as important parts of learning through BBM analysis.</w:t>
      </w:r>
      <w:r>
        <w:t xml:space="preserve"> </w:t>
      </w:r>
    </w:p>
    <w:p w14:paraId="585621D7" w14:textId="3385D305" w:rsidR="006B1758" w:rsidRPr="004E76AA" w:rsidRDefault="006B1758" w:rsidP="006B1758">
      <w:pPr>
        <w:pStyle w:val="MDPI31text"/>
      </w:pPr>
      <w:r>
        <w:t xml:space="preserve">The </w:t>
      </w:r>
      <w:proofErr w:type="spellStart"/>
      <w:r>
        <w:t>rPPG</w:t>
      </w:r>
      <w:proofErr w:type="spellEnd"/>
      <w:r>
        <w:t xml:space="preserve"> task requires various physiological knowledge, and it is not easy to apply it. From the point of view of comparative evaluation of the </w:t>
      </w:r>
      <w:proofErr w:type="spellStart"/>
      <w:r>
        <w:t>rPPG</w:t>
      </w:r>
      <w:proofErr w:type="spellEnd"/>
      <w:r>
        <w:t xml:space="preserve"> algorithm, a standardized evaluation method is not yet prepared, and the dataset used in some prominent papers is inaccessible. In this study, the goal was to infer accurate PPG in a short time using the </w:t>
      </w:r>
      <w:proofErr w:type="spellStart"/>
      <w:r>
        <w:t>AxisProjection</w:t>
      </w:r>
      <w:proofErr w:type="spellEnd"/>
      <w:r>
        <w:t xml:space="preserve"> method, and the V4V dataset was selected due to the problem of not being able to access multiple datasets. In the case of V4V data, only the train data was disclosed, and </w:t>
      </w:r>
      <w:ins w:id="40" w:author="A246" w:date="2022-09-20T16:39:00Z">
        <w:r w:rsidR="00890329" w:rsidRPr="00890329">
          <w:t xml:space="preserve">validation </w:t>
        </w:r>
      </w:ins>
      <w:del w:id="41" w:author="A246" w:date="2022-09-20T16:39:00Z">
        <w:r w:rsidDel="00890329">
          <w:delText xml:space="preserve">validate </w:delText>
        </w:r>
      </w:del>
      <w:r>
        <w:t xml:space="preserve">data could not be obtained, so the training data was divided and used for learning and evaluation. In future research, we will improve the performance of the proposed </w:t>
      </w:r>
      <w:proofErr w:type="spellStart"/>
      <w:r>
        <w:t>AxisProjection</w:t>
      </w:r>
      <w:proofErr w:type="spellEnd"/>
      <w:r>
        <w:t xml:space="preserve"> method and create a general-purpose model using various data. </w:t>
      </w:r>
      <w:del w:id="42" w:author="A246" w:date="2022-09-20T16:39:00Z">
        <w:r w:rsidDel="00890329">
          <w:delText xml:space="preserve">do. </w:delText>
        </w:r>
      </w:del>
      <w:r>
        <w:t xml:space="preserve">In addition, we intend to propose a baseline for the </w:t>
      </w:r>
      <w:proofErr w:type="spellStart"/>
      <w:r>
        <w:t>rPPG</w:t>
      </w:r>
      <w:proofErr w:type="spellEnd"/>
      <w:r>
        <w:t xml:space="preserve"> method by comparing and evaluating several representative deep learning-based models with the same dataset and the same evaluation metric.</w:t>
      </w:r>
    </w:p>
    <w:p w14:paraId="7B5D12FD" w14:textId="77777777" w:rsidR="006B1758" w:rsidRPr="004E76AA" w:rsidRDefault="006B1758" w:rsidP="006B1758">
      <w:pPr>
        <w:pStyle w:val="MDPI31text"/>
      </w:pPr>
    </w:p>
    <w:p w14:paraId="3CAE649A" w14:textId="77777777" w:rsidR="006B1758" w:rsidRDefault="006B1758" w:rsidP="006B1758">
      <w:pPr>
        <w:pStyle w:val="MDPI62BackMatter"/>
        <w:spacing w:before="240"/>
      </w:pPr>
      <w:r>
        <w:rPr>
          <w:b/>
        </w:rPr>
        <w:t xml:space="preserve">Supplementary Materials: </w:t>
      </w:r>
      <w:r>
        <w:t>The following supporting information can be downloaded at: www.mdpi.com/xxx/s1, Figure S1: title; Table S1: title; Video S1: title.</w:t>
      </w:r>
    </w:p>
    <w:p w14:paraId="095648FB" w14:textId="77777777" w:rsidR="006B1758" w:rsidRDefault="006B1758" w:rsidP="006B1758">
      <w:pPr>
        <w:pStyle w:val="MDPI62BackMatter"/>
        <w:rPr>
          <w:lang w:eastAsia="ko-KR"/>
        </w:rPr>
      </w:pPr>
      <w:r>
        <w:rPr>
          <w:b/>
        </w:rPr>
        <w:t>Author Contributions:</w:t>
      </w:r>
      <w:r>
        <w:t xml:space="preserve"> </w:t>
      </w:r>
      <w:r w:rsidRPr="00AB65CC">
        <w:t xml:space="preserve">Conceptualization, D.-Y.K. and K.L.; methodology, D.-Y.K.; software, D.-Y.K.; validation, </w:t>
      </w:r>
      <w:r>
        <w:t>S</w:t>
      </w:r>
      <w:r w:rsidRPr="00AB65CC">
        <w:t>.-Y.</w:t>
      </w:r>
      <w:r>
        <w:t>C</w:t>
      </w:r>
      <w:r w:rsidRPr="00AB65CC">
        <w:t>.; formal analysis, K.L. and C.-B.S.; investigation, K.L. and C.-B.S.; resources, D.-Y.K.</w:t>
      </w:r>
      <w:r>
        <w:t>, S.-Y.C</w:t>
      </w:r>
      <w:r w:rsidRPr="00AB65CC">
        <w:t>; data curation, D.-Y.K.; writing—original draft preparation, D.-Y.K.; writing—review and editing, D.-Y.K., K.L. and C.-B.S.; visualization, D.-Y.K.; supervision, K.L. and C.-B.S.; project administration, K.L.; funding acquisition, K.L</w:t>
      </w:r>
      <w:r>
        <w:t>,S.-Y.C</w:t>
      </w:r>
      <w:r w:rsidRPr="00AB65CC">
        <w:t>. All authors have read and agreed to the published version of the manuscript.</w:t>
      </w:r>
    </w:p>
    <w:p w14:paraId="4E3A8147" w14:textId="33857E40" w:rsidR="006B1758" w:rsidRDefault="006B1758" w:rsidP="006B1758">
      <w:pPr>
        <w:pStyle w:val="MDPI62BackMatter"/>
      </w:pPr>
      <w:r>
        <w:rPr>
          <w:b/>
        </w:rPr>
        <w:t>Funding:</w:t>
      </w:r>
      <w:r>
        <w:t xml:space="preserve"> This work was supported by the Institute of Information &amp; Communications Technology Planning &amp; Evaluation (IITP) grant funded by the Korean government (MSIT). (No. 2021-0-00900, Adaptive Federated Learning in Dynamic Heterogeneous Environment)</w:t>
      </w:r>
      <w:r w:rsidR="00501867">
        <w:t>.</w:t>
      </w:r>
    </w:p>
    <w:p w14:paraId="357E4E32" w14:textId="77777777" w:rsidR="006B1758" w:rsidRPr="00B27433" w:rsidRDefault="006B1758" w:rsidP="006B1758">
      <w:pPr>
        <w:pStyle w:val="MDPI62BackMatter"/>
        <w:rPr>
          <w:b/>
        </w:rPr>
      </w:pPr>
      <w:bookmarkStart w:id="43" w:name="_Hlk89945590"/>
      <w:bookmarkStart w:id="44" w:name="_Hlk60054323"/>
      <w:r w:rsidRPr="00B27433">
        <w:rPr>
          <w:b/>
        </w:rPr>
        <w:t xml:space="preserve">Institutional Review Board Statement: </w:t>
      </w:r>
      <w:r w:rsidRPr="00B27433">
        <w:t>Not applicable</w:t>
      </w:r>
    </w:p>
    <w:bookmarkEnd w:id="43"/>
    <w:p w14:paraId="498A9FFE" w14:textId="644F4F88" w:rsidR="006B1758" w:rsidRDefault="006B1758" w:rsidP="006B1758">
      <w:pPr>
        <w:pStyle w:val="MDPI62BackMatter"/>
        <w:spacing w:after="0"/>
      </w:pPr>
      <w:r w:rsidRPr="007D75A8">
        <w:rPr>
          <w:b/>
        </w:rPr>
        <w:t xml:space="preserve">Informed Consent Statement: </w:t>
      </w:r>
      <w:r>
        <w:t>Not applicable</w:t>
      </w:r>
    </w:p>
    <w:p w14:paraId="51AB0FD0" w14:textId="29A4C23F" w:rsidR="00501867" w:rsidRDefault="00501867" w:rsidP="006B1758">
      <w:pPr>
        <w:pStyle w:val="MDPI62BackMatter"/>
        <w:spacing w:after="0"/>
      </w:pPr>
    </w:p>
    <w:p w14:paraId="3E6FBEBB" w14:textId="1051D5E5" w:rsidR="00501867" w:rsidRDefault="00501867" w:rsidP="00501867">
      <w:pPr>
        <w:pStyle w:val="MDPI62BackMatter"/>
      </w:pPr>
      <w:r>
        <w:rPr>
          <w:b/>
        </w:rPr>
        <w:t>Acknowledgments:</w:t>
      </w:r>
      <w:r>
        <w:t xml:space="preserve"> This work was supported by the Research Grant of </w:t>
      </w:r>
      <w:proofErr w:type="spellStart"/>
      <w:r>
        <w:t>Kwangwoon</w:t>
      </w:r>
      <w:proofErr w:type="spellEnd"/>
      <w:r>
        <w:t xml:space="preserve"> University in 2022.</w:t>
      </w:r>
    </w:p>
    <w:p w14:paraId="30BCC002" w14:textId="77777777" w:rsidR="00501867" w:rsidRPr="007D75A8" w:rsidRDefault="00501867" w:rsidP="006B1758">
      <w:pPr>
        <w:pStyle w:val="MDPI62BackMatter"/>
        <w:spacing w:after="0"/>
      </w:pPr>
    </w:p>
    <w:p w14:paraId="6628A638" w14:textId="77777777" w:rsidR="006B1758" w:rsidRDefault="006B1758" w:rsidP="006B1758">
      <w:pPr>
        <w:rPr>
          <w:b/>
          <w:snapToGrid w:val="0"/>
          <w:sz w:val="18"/>
          <w:lang w:eastAsia="en-US" w:bidi="en-US"/>
        </w:rPr>
      </w:pPr>
      <w:r>
        <w:rPr>
          <w:b/>
        </w:rPr>
        <w:br w:type="page"/>
      </w:r>
    </w:p>
    <w:p w14:paraId="407D8F1B" w14:textId="77777777" w:rsidR="006B1758" w:rsidRPr="00613B31" w:rsidRDefault="006B1758" w:rsidP="006B1758">
      <w:pPr>
        <w:pStyle w:val="MDPI62BackMatter"/>
      </w:pPr>
      <w:r w:rsidRPr="007D75A8">
        <w:rPr>
          <w:b/>
        </w:rPr>
        <w:lastRenderedPageBreak/>
        <w:t xml:space="preserve">Data Availability Statement: </w:t>
      </w:r>
      <w:r w:rsidRPr="00AB65CC">
        <w:t xml:space="preserve">The </w:t>
      </w:r>
      <w:r>
        <w:t>V4V</w:t>
      </w:r>
      <w:r w:rsidRPr="00AB65CC">
        <w:t xml:space="preserve"> dataset is available at https://vision4vitals.github.io (accessed date </w:t>
      </w:r>
      <w:r>
        <w:t>19</w:t>
      </w:r>
      <w:r w:rsidRPr="00AB65CC">
        <w:t xml:space="preserve"> </w:t>
      </w:r>
      <w:r>
        <w:t>September</w:t>
      </w:r>
      <w:r w:rsidRPr="00AB65CC">
        <w:t xml:space="preserve"> 202</w:t>
      </w:r>
      <w:r>
        <w:t>2</w:t>
      </w:r>
      <w:r w:rsidRPr="00AB65CC">
        <w:t>).</w:t>
      </w:r>
    </w:p>
    <w:bookmarkEnd w:id="44"/>
    <w:p w14:paraId="2BE7D3B4" w14:textId="77777777" w:rsidR="006B1758" w:rsidRDefault="006B1758" w:rsidP="006B1758">
      <w:pPr>
        <w:pStyle w:val="MDPI62BackMatter"/>
      </w:pPr>
      <w:r>
        <w:rPr>
          <w:b/>
        </w:rPr>
        <w:t>Conflicts of Interest:</w:t>
      </w:r>
      <w:r>
        <w:t xml:space="preserve"> </w:t>
      </w:r>
      <w:r w:rsidRPr="00AB65CC">
        <w:t>The authors declare no conflict of interest</w:t>
      </w:r>
    </w:p>
    <w:p w14:paraId="77B17282" w14:textId="77777777" w:rsidR="006B1758" w:rsidRPr="00325902" w:rsidRDefault="006B1758" w:rsidP="006B1758">
      <w:pPr>
        <w:pStyle w:val="MDPI21heading1"/>
        <w:ind w:left="0"/>
      </w:pPr>
      <w:r w:rsidRPr="00FA04F1">
        <w:t>References</w:t>
      </w:r>
    </w:p>
    <w:p w14:paraId="6D82E86C" w14:textId="77777777" w:rsidR="006B1758" w:rsidRDefault="006B1758" w:rsidP="006B1758">
      <w:pPr>
        <w:pStyle w:val="MDPI71References"/>
        <w:numPr>
          <w:ilvl w:val="0"/>
          <w:numId w:val="11"/>
        </w:numPr>
        <w:ind w:left="425" w:hanging="425"/>
      </w:pPr>
      <w:r w:rsidRPr="00195CAF">
        <w:t>Shaffer, F., &amp; Ginsberg, J. P. (2017). An overview of heart rate variability metrics and norms. Frontiers in public health, 258.</w:t>
      </w:r>
    </w:p>
    <w:p w14:paraId="521B7989" w14:textId="77777777" w:rsidR="006B1758" w:rsidRDefault="006B1758" w:rsidP="006B1758">
      <w:pPr>
        <w:pStyle w:val="MDPI71References"/>
        <w:numPr>
          <w:ilvl w:val="0"/>
          <w:numId w:val="11"/>
        </w:numPr>
        <w:ind w:left="425" w:hanging="425"/>
      </w:pPr>
      <w:r w:rsidRPr="007D148C">
        <w:t>Kim, D., Kim, J., &amp; Lee, K. (2021). Real-time Vital Signs Measurement System using Facial Image Data. Journal of Broadcast Engineering, 26(2), 132-142.</w:t>
      </w:r>
    </w:p>
    <w:p w14:paraId="031251D1" w14:textId="77777777" w:rsidR="006B1758" w:rsidRDefault="006B1758" w:rsidP="006B1758">
      <w:pPr>
        <w:pStyle w:val="MDPI71References"/>
        <w:numPr>
          <w:ilvl w:val="0"/>
          <w:numId w:val="11"/>
        </w:numPr>
        <w:ind w:left="425" w:hanging="425"/>
      </w:pPr>
      <w:proofErr w:type="spellStart"/>
      <w:r w:rsidRPr="00BA139C">
        <w:t>Mydin</w:t>
      </w:r>
      <w:proofErr w:type="spellEnd"/>
      <w:r w:rsidRPr="00BA139C">
        <w:t>, H. H., Murphy, S., Clague, H., Sridharan, K., &amp; Taylor, I. K. (2013). Anemia and performance status as prognostic markers in acute hypercapnic respiratory failure due to chronic obstructive pulmonary disease. International journal of chronic obstructive pulmonary disease, 8, 151.</w:t>
      </w:r>
    </w:p>
    <w:p w14:paraId="70D9789E" w14:textId="77777777" w:rsidR="006B1758" w:rsidRDefault="006B1758" w:rsidP="006B1758">
      <w:pPr>
        <w:pStyle w:val="MDPI71References"/>
        <w:numPr>
          <w:ilvl w:val="0"/>
          <w:numId w:val="11"/>
        </w:numPr>
        <w:ind w:left="425" w:hanging="425"/>
      </w:pPr>
      <w:r w:rsidRPr="00BA139C">
        <w:t xml:space="preserve">Yu, Z., Li, X., &amp; Zhao, G. (2019). Remote </w:t>
      </w:r>
      <w:proofErr w:type="spellStart"/>
      <w:r w:rsidRPr="00BA139C">
        <w:t>photoplethysmograph</w:t>
      </w:r>
      <w:proofErr w:type="spellEnd"/>
      <w:r w:rsidRPr="00BA139C">
        <w:t xml:space="preserve"> signal measurement from facial videos using </w:t>
      </w:r>
      <w:proofErr w:type="spellStart"/>
      <w:r w:rsidRPr="00BA139C">
        <w:t>spatio</w:t>
      </w:r>
      <w:proofErr w:type="spellEnd"/>
      <w:r w:rsidRPr="00BA139C">
        <w:t xml:space="preserve">-temporal networks. </w:t>
      </w:r>
      <w:proofErr w:type="spellStart"/>
      <w:r w:rsidRPr="00BA139C">
        <w:t>arXiv</w:t>
      </w:r>
      <w:proofErr w:type="spellEnd"/>
      <w:r w:rsidRPr="00BA139C">
        <w:t xml:space="preserve"> preprint arXiv:1905.02419.</w:t>
      </w:r>
    </w:p>
    <w:p w14:paraId="61F5405B" w14:textId="77777777" w:rsidR="006B1758" w:rsidRDefault="006B1758" w:rsidP="006B1758">
      <w:pPr>
        <w:pStyle w:val="MDPI71References"/>
        <w:numPr>
          <w:ilvl w:val="0"/>
          <w:numId w:val="11"/>
        </w:numPr>
        <w:ind w:left="425" w:hanging="425"/>
      </w:pPr>
      <w:proofErr w:type="spellStart"/>
      <w:r w:rsidRPr="00AB1718">
        <w:t>Niu</w:t>
      </w:r>
      <w:proofErr w:type="spellEnd"/>
      <w:r w:rsidRPr="00AB1718">
        <w:t xml:space="preserve">, X., Shan, S., Han, H., &amp; Chen, X. (2019). </w:t>
      </w:r>
      <w:proofErr w:type="spellStart"/>
      <w:r w:rsidRPr="00AB1718">
        <w:t>Rhythmnet</w:t>
      </w:r>
      <w:proofErr w:type="spellEnd"/>
      <w:r w:rsidRPr="00AB1718">
        <w:t>: End-to-end heart rate estimation from face via spatial-temporal representation. IEEE Transactions on Image Processing, 29, 2409-2423.</w:t>
      </w:r>
    </w:p>
    <w:p w14:paraId="18B2D6AD" w14:textId="77777777" w:rsidR="006B1758" w:rsidRDefault="006B1758" w:rsidP="006B1758">
      <w:pPr>
        <w:pStyle w:val="MDPI71References"/>
        <w:numPr>
          <w:ilvl w:val="0"/>
          <w:numId w:val="11"/>
        </w:numPr>
        <w:ind w:left="425" w:hanging="425"/>
      </w:pPr>
      <w:r w:rsidRPr="00AB1718">
        <w:t xml:space="preserve">Chen, W., &amp; McDuff, D. (2018). </w:t>
      </w:r>
      <w:proofErr w:type="spellStart"/>
      <w:r w:rsidRPr="00AB1718">
        <w:t>Deepphys</w:t>
      </w:r>
      <w:proofErr w:type="spellEnd"/>
      <w:r w:rsidRPr="00AB1718">
        <w:t xml:space="preserve">: Video-based physiological measurement using convolutional attention networks. In Proceedings of the </w:t>
      </w:r>
      <w:proofErr w:type="spellStart"/>
      <w:r w:rsidRPr="00AB1718">
        <w:t>european</w:t>
      </w:r>
      <w:proofErr w:type="spellEnd"/>
      <w:r w:rsidRPr="00AB1718">
        <w:t xml:space="preserve"> conference on computer vision (ECCV) (pp. 349-365).</w:t>
      </w:r>
    </w:p>
    <w:p w14:paraId="1FE268BE" w14:textId="77777777" w:rsidR="006B1758" w:rsidRDefault="006B1758" w:rsidP="006B1758">
      <w:pPr>
        <w:pStyle w:val="MDPI71References"/>
        <w:numPr>
          <w:ilvl w:val="0"/>
          <w:numId w:val="11"/>
        </w:numPr>
        <w:ind w:left="425" w:hanging="425"/>
      </w:pPr>
      <w:r w:rsidRPr="00653C60">
        <w:t xml:space="preserve">De </w:t>
      </w:r>
      <w:proofErr w:type="spellStart"/>
      <w:r w:rsidRPr="00653C60">
        <w:t>Haan</w:t>
      </w:r>
      <w:proofErr w:type="spellEnd"/>
      <w:r w:rsidRPr="00653C60">
        <w:t xml:space="preserve">, G., &amp; Jeanne, V. (2013). Robust pulse rate from chrominance-based </w:t>
      </w:r>
      <w:proofErr w:type="spellStart"/>
      <w:r w:rsidRPr="00653C60">
        <w:t>rPPG</w:t>
      </w:r>
      <w:proofErr w:type="spellEnd"/>
      <w:r w:rsidRPr="00653C60">
        <w:t>. IEEE Transactions on Biomedical Engineering, 60(10), 2878-2886.</w:t>
      </w:r>
    </w:p>
    <w:p w14:paraId="4BD8F5D9" w14:textId="77777777" w:rsidR="006B1758" w:rsidRDefault="006B1758" w:rsidP="006B1758">
      <w:pPr>
        <w:pStyle w:val="MDPI71References"/>
        <w:numPr>
          <w:ilvl w:val="0"/>
          <w:numId w:val="11"/>
        </w:numPr>
        <w:ind w:left="425" w:hanging="425"/>
      </w:pPr>
      <w:r w:rsidRPr="00653C60">
        <w:t xml:space="preserve">Wang, W., Den Brinker, A. C., </w:t>
      </w:r>
      <w:proofErr w:type="spellStart"/>
      <w:r w:rsidRPr="00653C60">
        <w:t>Stuijk</w:t>
      </w:r>
      <w:proofErr w:type="spellEnd"/>
      <w:r w:rsidRPr="00653C60">
        <w:t xml:space="preserve">, S., &amp; De </w:t>
      </w:r>
      <w:proofErr w:type="spellStart"/>
      <w:r w:rsidRPr="00653C60">
        <w:t>Haan</w:t>
      </w:r>
      <w:proofErr w:type="spellEnd"/>
      <w:r w:rsidRPr="00653C60">
        <w:t>, G. (2016). Algorithmic principles of remote PPG. IEEE Transactions on Biomedical Engineering, 64(7), 1479-1491.</w:t>
      </w:r>
    </w:p>
    <w:p w14:paraId="5D5C61D8" w14:textId="77777777" w:rsidR="006B1758" w:rsidRDefault="006B1758" w:rsidP="006B1758">
      <w:pPr>
        <w:pStyle w:val="MDPI71References"/>
        <w:numPr>
          <w:ilvl w:val="0"/>
          <w:numId w:val="11"/>
        </w:numPr>
        <w:ind w:left="425" w:hanging="425"/>
      </w:pPr>
      <w:proofErr w:type="spellStart"/>
      <w:r w:rsidRPr="00761ADF">
        <w:t>Perepelkina</w:t>
      </w:r>
      <w:proofErr w:type="spellEnd"/>
      <w:r w:rsidRPr="00761ADF">
        <w:t xml:space="preserve">, O., </w:t>
      </w:r>
      <w:proofErr w:type="spellStart"/>
      <w:r w:rsidRPr="00761ADF">
        <w:t>Artemyev</w:t>
      </w:r>
      <w:proofErr w:type="spellEnd"/>
      <w:r w:rsidRPr="00761ADF">
        <w:t xml:space="preserve">, M., Churikova, M., &amp; </w:t>
      </w:r>
      <w:proofErr w:type="spellStart"/>
      <w:r w:rsidRPr="00761ADF">
        <w:t>Grinenko</w:t>
      </w:r>
      <w:proofErr w:type="spellEnd"/>
      <w:r w:rsidRPr="00761ADF">
        <w:t xml:space="preserve">, M. (2020). </w:t>
      </w:r>
      <w:proofErr w:type="spellStart"/>
      <w:r w:rsidRPr="00761ADF">
        <w:t>HeartTrack</w:t>
      </w:r>
      <w:proofErr w:type="spellEnd"/>
      <w:r w:rsidRPr="00761ADF">
        <w:t>: Convolutional neural network for remote video-based heart rate monitoring. In Proceedings of the IEEE/CVF Conference on Computer Vision and Pattern Recognition Workshops (pp. 288-289).</w:t>
      </w:r>
    </w:p>
    <w:p w14:paraId="3C227768" w14:textId="77777777" w:rsidR="006B1758" w:rsidRDefault="006B1758" w:rsidP="006B1758">
      <w:pPr>
        <w:pStyle w:val="MDPI71References"/>
        <w:numPr>
          <w:ilvl w:val="0"/>
          <w:numId w:val="11"/>
        </w:numPr>
        <w:ind w:left="425" w:hanging="425"/>
      </w:pPr>
      <w:r w:rsidRPr="00C76BBA">
        <w:t xml:space="preserve">Hill, B. L., Liu, X., &amp; McDuff, D. (2021). Learning Higher-Order Dynamics in Video-Based Cardiac Measurement. </w:t>
      </w:r>
      <w:proofErr w:type="spellStart"/>
      <w:r w:rsidRPr="00C76BBA">
        <w:t>arXiv</w:t>
      </w:r>
      <w:proofErr w:type="spellEnd"/>
      <w:r w:rsidRPr="00C76BBA">
        <w:t xml:space="preserve"> preprint arXiv:2110.03690.</w:t>
      </w:r>
    </w:p>
    <w:p w14:paraId="114BA5C1" w14:textId="77777777" w:rsidR="006B1758" w:rsidRDefault="006B1758" w:rsidP="006B1758">
      <w:pPr>
        <w:pStyle w:val="MDPI71References"/>
        <w:numPr>
          <w:ilvl w:val="0"/>
          <w:numId w:val="11"/>
        </w:numPr>
        <w:ind w:left="425" w:hanging="425"/>
      </w:pPr>
      <w:proofErr w:type="spellStart"/>
      <w:r w:rsidRPr="00C76BBA">
        <w:t>Mohebbian</w:t>
      </w:r>
      <w:proofErr w:type="spellEnd"/>
      <w:r w:rsidRPr="00C76BBA">
        <w:t xml:space="preserve">, M. R., </w:t>
      </w:r>
      <w:proofErr w:type="spellStart"/>
      <w:r w:rsidRPr="00C76BBA">
        <w:t>Dinh</w:t>
      </w:r>
      <w:proofErr w:type="spellEnd"/>
      <w:r w:rsidRPr="00C76BBA">
        <w:t xml:space="preserve">, A., Wahid, K., &amp; </w:t>
      </w:r>
      <w:proofErr w:type="spellStart"/>
      <w:r w:rsidRPr="00C76BBA">
        <w:t>Alam</w:t>
      </w:r>
      <w:proofErr w:type="spellEnd"/>
      <w:r w:rsidRPr="00C76BBA">
        <w:t>, M. S. (2020). Blind, cuff-less, calibration-free and continuous blood pressure estimation using optimized inductive group method of data handling. Biomedical Signal Processing and Control, 57, 101682.</w:t>
      </w:r>
    </w:p>
    <w:p w14:paraId="1E228FD8" w14:textId="77777777" w:rsidR="006B1758" w:rsidRDefault="006B1758" w:rsidP="006B1758">
      <w:pPr>
        <w:pStyle w:val="MDPI71References"/>
        <w:numPr>
          <w:ilvl w:val="0"/>
          <w:numId w:val="11"/>
        </w:numPr>
        <w:ind w:left="425" w:hanging="425"/>
      </w:pPr>
      <w:r w:rsidRPr="00C76BBA">
        <w:t>Yu, Z., Peng, W., Li, X., Hong, X., &amp; Zhao, G. (2019). Remote heart rate measurement from highly compressed facial videos: an end-to-end deep learning solution with video enhancement. In Proceedings of the IEEE/CVF International Conference on Computer Vision (pp. 151-160).</w:t>
      </w:r>
    </w:p>
    <w:p w14:paraId="2EF503D2" w14:textId="77777777" w:rsidR="006B1758" w:rsidRDefault="006B1758" w:rsidP="006B1758">
      <w:pPr>
        <w:pStyle w:val="MDPI71References"/>
        <w:numPr>
          <w:ilvl w:val="0"/>
          <w:numId w:val="11"/>
        </w:numPr>
        <w:ind w:left="425" w:hanging="425"/>
      </w:pPr>
      <w:proofErr w:type="spellStart"/>
      <w:r w:rsidRPr="00C76BBA">
        <w:t>Dosovitskiy</w:t>
      </w:r>
      <w:proofErr w:type="spellEnd"/>
      <w:r w:rsidRPr="00C76BBA">
        <w:t xml:space="preserve">, A., Beyer, L., Kolesnikov, A., </w:t>
      </w:r>
      <w:proofErr w:type="spellStart"/>
      <w:r w:rsidRPr="00C76BBA">
        <w:t>Weissenborn</w:t>
      </w:r>
      <w:proofErr w:type="spellEnd"/>
      <w:r w:rsidRPr="00C76BBA">
        <w:t xml:space="preserve">, D., </w:t>
      </w:r>
      <w:proofErr w:type="spellStart"/>
      <w:r w:rsidRPr="00C76BBA">
        <w:t>Zhai</w:t>
      </w:r>
      <w:proofErr w:type="spellEnd"/>
      <w:r w:rsidRPr="00C76BBA">
        <w:t xml:space="preserve">, X., </w:t>
      </w:r>
      <w:proofErr w:type="spellStart"/>
      <w:r w:rsidRPr="00C76BBA">
        <w:t>Unterthiner</w:t>
      </w:r>
      <w:proofErr w:type="spellEnd"/>
      <w:r w:rsidRPr="00C76BBA">
        <w:t xml:space="preserve">, T., ... &amp; </w:t>
      </w:r>
      <w:proofErr w:type="spellStart"/>
      <w:r w:rsidRPr="00C76BBA">
        <w:t>Houlsby</w:t>
      </w:r>
      <w:proofErr w:type="spellEnd"/>
      <w:r w:rsidRPr="00C76BBA">
        <w:t xml:space="preserve">, N. (2020). An image is worth 16x16 words: Transformers for image recognition at scale. </w:t>
      </w:r>
      <w:proofErr w:type="spellStart"/>
      <w:r w:rsidRPr="00C76BBA">
        <w:t>arXiv</w:t>
      </w:r>
      <w:proofErr w:type="spellEnd"/>
      <w:r w:rsidRPr="00C76BBA">
        <w:t xml:space="preserve"> preprint arXiv:2010.11929.</w:t>
      </w:r>
    </w:p>
    <w:p w14:paraId="08A06B88" w14:textId="77777777" w:rsidR="006B1758" w:rsidRDefault="006B1758" w:rsidP="006B1758">
      <w:pPr>
        <w:pStyle w:val="MDPI71References"/>
        <w:numPr>
          <w:ilvl w:val="0"/>
          <w:numId w:val="11"/>
        </w:numPr>
        <w:ind w:left="425" w:hanging="425"/>
      </w:pPr>
      <w:r w:rsidRPr="00E117AB">
        <w:t xml:space="preserve">Arnab, A., </w:t>
      </w:r>
      <w:proofErr w:type="spellStart"/>
      <w:r w:rsidRPr="00E117AB">
        <w:t>Dehghani</w:t>
      </w:r>
      <w:proofErr w:type="spellEnd"/>
      <w:r w:rsidRPr="00E117AB">
        <w:t xml:space="preserve">, M., </w:t>
      </w:r>
      <w:proofErr w:type="spellStart"/>
      <w:r w:rsidRPr="00E117AB">
        <w:t>Heigold</w:t>
      </w:r>
      <w:proofErr w:type="spellEnd"/>
      <w:r w:rsidRPr="00E117AB">
        <w:t xml:space="preserve">, G., Sun, C., </w:t>
      </w:r>
      <w:proofErr w:type="spellStart"/>
      <w:r w:rsidRPr="00E117AB">
        <w:t>Lučić</w:t>
      </w:r>
      <w:proofErr w:type="spellEnd"/>
      <w:r w:rsidRPr="00E117AB">
        <w:t xml:space="preserve">, M., &amp; Schmid, C. (2021). </w:t>
      </w:r>
      <w:proofErr w:type="spellStart"/>
      <w:r w:rsidRPr="00E117AB">
        <w:t>Vivit</w:t>
      </w:r>
      <w:proofErr w:type="spellEnd"/>
      <w:r w:rsidRPr="00E117AB">
        <w:t>: A video vision transformer. In Proceedings of the IEEE/CVF International Conference on Computer Vision (pp. 6836-6846).</w:t>
      </w:r>
    </w:p>
    <w:p w14:paraId="0D49E486" w14:textId="77777777" w:rsidR="006B1758" w:rsidRDefault="006B1758" w:rsidP="006B1758">
      <w:pPr>
        <w:pStyle w:val="MDPI71References"/>
        <w:numPr>
          <w:ilvl w:val="0"/>
          <w:numId w:val="11"/>
        </w:numPr>
        <w:ind w:left="425" w:hanging="425"/>
      </w:pPr>
      <w:r w:rsidRPr="00E117AB">
        <w:t xml:space="preserve">Liu, Z., Lin, Y., Cao, Y., Hu, H., Wei, Y., Zhang, Z., ... &amp; Guo, B. (2021). </w:t>
      </w:r>
      <w:proofErr w:type="spellStart"/>
      <w:r w:rsidRPr="00E117AB">
        <w:t>Swin</w:t>
      </w:r>
      <w:proofErr w:type="spellEnd"/>
      <w:r w:rsidRPr="00E117AB">
        <w:t xml:space="preserve"> transformer: Hierarchical vision transformer using shifted windows. In Proceedings of the IEEE/CVF International Conference on Computer Vision (pp. 10012-10022).</w:t>
      </w:r>
    </w:p>
    <w:p w14:paraId="66D0B148" w14:textId="77777777" w:rsidR="006B1758" w:rsidRDefault="006B1758" w:rsidP="006B1758">
      <w:pPr>
        <w:pStyle w:val="MDPI71References"/>
        <w:numPr>
          <w:ilvl w:val="0"/>
          <w:numId w:val="11"/>
        </w:numPr>
        <w:ind w:left="425" w:hanging="425"/>
      </w:pPr>
      <w:r w:rsidRPr="00E117AB">
        <w:t>Han, K., Wang, Y., Chen, H., Chen, X., Guo, J., Liu, Z., ... &amp; Tao, D. (2022). A survey on vision transformer. IEEE transactions on pattern analysis and machine intelligence.</w:t>
      </w:r>
    </w:p>
    <w:p w14:paraId="6F2E17BB" w14:textId="77777777" w:rsidR="006B1758" w:rsidRDefault="006B1758" w:rsidP="006B1758">
      <w:pPr>
        <w:pStyle w:val="MDPI71References"/>
        <w:numPr>
          <w:ilvl w:val="0"/>
          <w:numId w:val="11"/>
        </w:numPr>
        <w:ind w:left="425" w:hanging="425"/>
      </w:pPr>
      <w:r w:rsidRPr="00E117AB">
        <w:t xml:space="preserve">Yu, Z., Li, X., Wang, P., &amp; Zhao, G. (2021). </w:t>
      </w:r>
      <w:proofErr w:type="spellStart"/>
      <w:r w:rsidRPr="00E117AB">
        <w:t>Transrppg</w:t>
      </w:r>
      <w:proofErr w:type="spellEnd"/>
      <w:r w:rsidRPr="00E117AB">
        <w:t>: Remote photoplethysmography transformer for 3d mask face presentation attack detection. IEEE Signal Processing Letters, 28, 1290-1294.</w:t>
      </w:r>
    </w:p>
    <w:p w14:paraId="56515572" w14:textId="77777777" w:rsidR="006B1758" w:rsidRDefault="006B1758" w:rsidP="006B1758">
      <w:pPr>
        <w:pStyle w:val="MDPI71References"/>
        <w:numPr>
          <w:ilvl w:val="0"/>
          <w:numId w:val="11"/>
        </w:numPr>
        <w:ind w:left="425" w:hanging="425"/>
      </w:pPr>
      <w:r w:rsidRPr="00E117AB">
        <w:t xml:space="preserve">Liu, X., Hill, B. L., Jiang, Z., Patel, S., &amp; McDuff, D. (2021). </w:t>
      </w:r>
      <w:proofErr w:type="spellStart"/>
      <w:r w:rsidRPr="00E117AB">
        <w:t>Efficientphys</w:t>
      </w:r>
      <w:proofErr w:type="spellEnd"/>
      <w:r w:rsidRPr="00E117AB">
        <w:t xml:space="preserve">: Enabling simple, fast and accurate camera-based vitals measurement. </w:t>
      </w:r>
      <w:proofErr w:type="spellStart"/>
      <w:r w:rsidRPr="00E117AB">
        <w:t>arXiv</w:t>
      </w:r>
      <w:proofErr w:type="spellEnd"/>
      <w:r w:rsidRPr="00E117AB">
        <w:t xml:space="preserve"> preprint arXiv:2110.04447.</w:t>
      </w:r>
    </w:p>
    <w:p w14:paraId="0947E1A4" w14:textId="77777777" w:rsidR="006B1758" w:rsidRDefault="006B1758" w:rsidP="006B1758">
      <w:pPr>
        <w:pStyle w:val="MDPI71References"/>
        <w:numPr>
          <w:ilvl w:val="0"/>
          <w:numId w:val="11"/>
        </w:numPr>
        <w:ind w:left="425" w:hanging="425"/>
      </w:pPr>
      <w:r w:rsidRPr="00E117AB">
        <w:t xml:space="preserve">Yu, Z., Shen, Y., Shi, J., Zhao, H., Torr, P. H., &amp; Zhao, G. (2022). </w:t>
      </w:r>
      <w:proofErr w:type="spellStart"/>
      <w:r w:rsidRPr="00E117AB">
        <w:t>PhysFormer</w:t>
      </w:r>
      <w:proofErr w:type="spellEnd"/>
      <w:r w:rsidRPr="00E117AB">
        <w:t>: facial video-based physiological measurement with temporal difference transformer. In Proceedings of the IEEE/CVF Conference on Computer Vision and Pattern Recognition (pp. 4186-4196).</w:t>
      </w:r>
    </w:p>
    <w:p w14:paraId="25A80149" w14:textId="77777777" w:rsidR="006B1758" w:rsidRDefault="006B1758" w:rsidP="006B1758">
      <w:pPr>
        <w:pStyle w:val="MDPI71References"/>
        <w:numPr>
          <w:ilvl w:val="0"/>
          <w:numId w:val="11"/>
        </w:numPr>
        <w:ind w:left="425" w:hanging="425"/>
      </w:pPr>
      <w:r w:rsidRPr="00E117AB">
        <w:t xml:space="preserve">Tu, Z., </w:t>
      </w:r>
      <w:proofErr w:type="spellStart"/>
      <w:r w:rsidRPr="00E117AB">
        <w:t>Talebi</w:t>
      </w:r>
      <w:proofErr w:type="spellEnd"/>
      <w:r w:rsidRPr="00E117AB">
        <w:t xml:space="preserve">, H., Zhang, H., Yang, F., </w:t>
      </w:r>
      <w:proofErr w:type="spellStart"/>
      <w:r w:rsidRPr="00E117AB">
        <w:t>Milanfar</w:t>
      </w:r>
      <w:proofErr w:type="spellEnd"/>
      <w:r w:rsidRPr="00E117AB">
        <w:t xml:space="preserve">, P., </w:t>
      </w:r>
      <w:proofErr w:type="spellStart"/>
      <w:r w:rsidRPr="00E117AB">
        <w:t>Bovik</w:t>
      </w:r>
      <w:proofErr w:type="spellEnd"/>
      <w:r w:rsidRPr="00E117AB">
        <w:t xml:space="preserve">, A., &amp; Li, Y. (2022). </w:t>
      </w:r>
      <w:proofErr w:type="spellStart"/>
      <w:r w:rsidRPr="00E117AB">
        <w:t>Maxvit</w:t>
      </w:r>
      <w:proofErr w:type="spellEnd"/>
      <w:r w:rsidRPr="00E117AB">
        <w:t xml:space="preserve">: Multi-axis vision transformer. </w:t>
      </w:r>
      <w:proofErr w:type="spellStart"/>
      <w:r w:rsidRPr="00E117AB">
        <w:t>arXiv</w:t>
      </w:r>
      <w:proofErr w:type="spellEnd"/>
      <w:r w:rsidRPr="00E117AB">
        <w:t xml:space="preserve"> preprint arXiv:2204.01697.</w:t>
      </w:r>
    </w:p>
    <w:p w14:paraId="3946038B" w14:textId="77777777" w:rsidR="006B1758" w:rsidRDefault="006B1758" w:rsidP="006B1758">
      <w:pPr>
        <w:pStyle w:val="MDPI71References"/>
        <w:numPr>
          <w:ilvl w:val="0"/>
          <w:numId w:val="11"/>
        </w:numPr>
        <w:ind w:left="425" w:hanging="425"/>
      </w:pPr>
      <w:r w:rsidRPr="00C277F1">
        <w:t xml:space="preserve">Song, R., Chen, H., Cheng, J., Li, C., Liu, Y., &amp; Chen, X. (2021). </w:t>
      </w:r>
      <w:proofErr w:type="spellStart"/>
      <w:r w:rsidRPr="00C277F1">
        <w:t>PulseGAN</w:t>
      </w:r>
      <w:proofErr w:type="spellEnd"/>
      <w:r w:rsidRPr="00C277F1">
        <w:t>: Learning to generate realistic pulse waveforms in remote photoplethysmography. IEEE Journal of Biomedical and Health Informatics, 25(5), 1373-1384.</w:t>
      </w:r>
    </w:p>
    <w:p w14:paraId="4E02C3E9" w14:textId="77777777" w:rsidR="006B1758" w:rsidRDefault="006B1758" w:rsidP="006B1758">
      <w:pPr>
        <w:pStyle w:val="MDPI71References"/>
        <w:numPr>
          <w:ilvl w:val="0"/>
          <w:numId w:val="11"/>
        </w:numPr>
        <w:ind w:left="425" w:hanging="425"/>
      </w:pPr>
      <w:proofErr w:type="spellStart"/>
      <w:r w:rsidRPr="00E054C9">
        <w:t>Revanur</w:t>
      </w:r>
      <w:proofErr w:type="spellEnd"/>
      <w:r w:rsidRPr="00E054C9">
        <w:t xml:space="preserve">, A., Li, Z., </w:t>
      </w:r>
      <w:proofErr w:type="spellStart"/>
      <w:r w:rsidRPr="00E054C9">
        <w:t>Ciftci</w:t>
      </w:r>
      <w:proofErr w:type="spellEnd"/>
      <w:r w:rsidRPr="00E054C9">
        <w:t>, U. A., Yin, L., &amp; Jeni, L. A. (2021). The first vision for vitals (v4v) challenge for non-contact video-based physiological estimation. In Proceedings of the IEEE/CVF International Conference on Computer Vision (pp. 2760-2767).</w:t>
      </w:r>
    </w:p>
    <w:p w14:paraId="5B22A85F" w14:textId="77777777" w:rsidR="006B1758" w:rsidRDefault="006B1758" w:rsidP="006B1758">
      <w:pPr>
        <w:pStyle w:val="MDPI71References"/>
        <w:numPr>
          <w:ilvl w:val="0"/>
          <w:numId w:val="11"/>
        </w:numPr>
        <w:ind w:left="425" w:hanging="425"/>
      </w:pPr>
      <w:r w:rsidRPr="00E054C9">
        <w:t>Das, A., &amp; Rad, P. (2020). Opportunities and challenges in explainable artificial intelligence (</w:t>
      </w:r>
      <w:proofErr w:type="spellStart"/>
      <w:r w:rsidRPr="00E054C9">
        <w:t>xai</w:t>
      </w:r>
      <w:proofErr w:type="spellEnd"/>
      <w:r w:rsidRPr="00E054C9">
        <w:t xml:space="preserve">): A survey. </w:t>
      </w:r>
      <w:proofErr w:type="spellStart"/>
      <w:r w:rsidRPr="00E054C9">
        <w:t>arXiv</w:t>
      </w:r>
      <w:proofErr w:type="spellEnd"/>
      <w:r w:rsidRPr="00E054C9">
        <w:t xml:space="preserve"> preprint arXiv:2006.11371.</w:t>
      </w:r>
    </w:p>
    <w:p w14:paraId="5BA21F79" w14:textId="77777777" w:rsidR="006B1758" w:rsidRDefault="006B1758" w:rsidP="006B1758">
      <w:pPr>
        <w:pStyle w:val="MDPI71References"/>
        <w:numPr>
          <w:ilvl w:val="0"/>
          <w:numId w:val="11"/>
        </w:numPr>
        <w:ind w:left="425" w:hanging="425"/>
      </w:pPr>
      <w:r w:rsidRPr="00C10725">
        <w:t xml:space="preserve">Kim, D. Y., Lee, K., &amp; Sohn, C. B. (2021). Assessment of ROI Selection for Facial Video-Based </w:t>
      </w:r>
      <w:proofErr w:type="spellStart"/>
      <w:r w:rsidRPr="00C10725">
        <w:t>rPPG</w:t>
      </w:r>
      <w:proofErr w:type="spellEnd"/>
      <w:r w:rsidRPr="00C10725">
        <w:t>. Sensors, 21(23), 7923.</w:t>
      </w:r>
    </w:p>
    <w:p w14:paraId="6F8595D1" w14:textId="47293C02" w:rsidR="007B683B" w:rsidRDefault="006B1758" w:rsidP="007B683B">
      <w:pPr>
        <w:pStyle w:val="MDPI71References"/>
        <w:numPr>
          <w:ilvl w:val="0"/>
          <w:numId w:val="3"/>
        </w:numPr>
        <w:ind w:left="425" w:hanging="425"/>
      </w:pPr>
      <w:r w:rsidRPr="001E4861">
        <w:t xml:space="preserve">Binder, A., </w:t>
      </w:r>
      <w:proofErr w:type="spellStart"/>
      <w:r w:rsidRPr="001E4861">
        <w:t>Montavon</w:t>
      </w:r>
      <w:proofErr w:type="spellEnd"/>
      <w:r w:rsidRPr="001E4861">
        <w:t xml:space="preserve">, G., </w:t>
      </w:r>
      <w:proofErr w:type="spellStart"/>
      <w:r w:rsidRPr="001E4861">
        <w:t>Lapuschkin</w:t>
      </w:r>
      <w:proofErr w:type="spellEnd"/>
      <w:r w:rsidRPr="001E4861">
        <w:t xml:space="preserve">, S., Müller, K. R., &amp; </w:t>
      </w:r>
      <w:proofErr w:type="spellStart"/>
      <w:r w:rsidRPr="001E4861">
        <w:t>Samek</w:t>
      </w:r>
      <w:proofErr w:type="spellEnd"/>
      <w:r w:rsidRPr="001E4861">
        <w:t>, W. (2016, September). Layer-wise relevance propagation for neural networks with local renormalization layers. In International Conference on Artificial Neural Networks (pp. 63-71). Springer, Cham.</w:t>
      </w:r>
    </w:p>
    <w:sectPr w:rsidR="007B683B" w:rsidSect="00757523">
      <w:headerReference w:type="even" r:id="rId25"/>
      <w:head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246" w:date="2022-09-20T16:02:00Z" w:initials="A">
    <w:p w14:paraId="2876E121" w14:textId="77777777" w:rsidR="00D17690" w:rsidRDefault="00D17690" w:rsidP="000E6F02">
      <w:pPr>
        <w:pStyle w:val="ad"/>
        <w:jc w:val="left"/>
      </w:pPr>
      <w:r>
        <w:rPr>
          <w:rStyle w:val="ac"/>
        </w:rPr>
        <w:annotationRef/>
      </w:r>
      <w:r>
        <w:t>100%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6E1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462B1" w16cex:dateUtc="2022-09-20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6E121" w16cid:durableId="26D462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390BF" w14:textId="77777777" w:rsidR="00996440" w:rsidRDefault="00996440">
      <w:pPr>
        <w:spacing w:line="240" w:lineRule="auto"/>
      </w:pPr>
      <w:r>
        <w:separator/>
      </w:r>
    </w:p>
  </w:endnote>
  <w:endnote w:type="continuationSeparator" w:id="0">
    <w:p w14:paraId="208B2D73" w14:textId="77777777" w:rsidR="00996440" w:rsidRDefault="009964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52DB" w14:textId="77777777" w:rsidR="00AD214A" w:rsidRDefault="00AD214A" w:rsidP="00D2027A">
    <w:pPr>
      <w:pBdr>
        <w:top w:val="single" w:sz="4" w:space="0" w:color="000000"/>
      </w:pBdr>
      <w:tabs>
        <w:tab w:val="right" w:pos="8844"/>
      </w:tabs>
      <w:adjustRightInd w:val="0"/>
      <w:snapToGrid w:val="0"/>
      <w:spacing w:before="480" w:line="100" w:lineRule="exact"/>
      <w:jc w:val="left"/>
      <w:rPr>
        <w:i/>
        <w:sz w:val="16"/>
        <w:szCs w:val="16"/>
      </w:rPr>
    </w:pPr>
  </w:p>
  <w:p w14:paraId="52F45A7F" w14:textId="77777777" w:rsidR="00F34020" w:rsidRPr="00372FCD" w:rsidRDefault="00F34020" w:rsidP="00672DBB">
    <w:pPr>
      <w:tabs>
        <w:tab w:val="right" w:pos="10466"/>
      </w:tabs>
      <w:adjustRightInd w:val="0"/>
      <w:snapToGrid w:val="0"/>
      <w:spacing w:line="240" w:lineRule="auto"/>
      <w:rPr>
        <w:sz w:val="16"/>
        <w:szCs w:val="16"/>
        <w:lang w:val="fr-CH"/>
      </w:rPr>
    </w:pPr>
    <w:r w:rsidRPr="00EE4FE9">
      <w:rPr>
        <w:i/>
        <w:sz w:val="16"/>
        <w:szCs w:val="16"/>
      </w:rPr>
      <w:t>Biosensors</w:t>
    </w:r>
    <w:r>
      <w:rPr>
        <w:i/>
        <w:sz w:val="16"/>
        <w:szCs w:val="16"/>
      </w:rPr>
      <w:t xml:space="preserve"> </w:t>
    </w:r>
    <w:r w:rsidR="00775A02">
      <w:rPr>
        <w:b/>
        <w:bCs/>
        <w:iCs/>
        <w:sz w:val="16"/>
        <w:szCs w:val="16"/>
      </w:rPr>
      <w:t>2022</w:t>
    </w:r>
    <w:r w:rsidR="00961819" w:rsidRPr="00961819">
      <w:rPr>
        <w:bCs/>
        <w:iCs/>
        <w:sz w:val="16"/>
        <w:szCs w:val="16"/>
      </w:rPr>
      <w:t>,</w:t>
    </w:r>
    <w:r w:rsidR="00775A02">
      <w:rPr>
        <w:bCs/>
        <w:i/>
        <w:iCs/>
        <w:sz w:val="16"/>
        <w:szCs w:val="16"/>
      </w:rPr>
      <w:t xml:space="preserve"> 12</w:t>
    </w:r>
    <w:r w:rsidR="00961819" w:rsidRPr="00961819">
      <w:rPr>
        <w:bCs/>
        <w:iCs/>
        <w:sz w:val="16"/>
        <w:szCs w:val="16"/>
      </w:rPr>
      <w:t xml:space="preserve">, </w:t>
    </w:r>
    <w:r w:rsidR="00DB2A62">
      <w:rPr>
        <w:bCs/>
        <w:iCs/>
        <w:sz w:val="16"/>
        <w:szCs w:val="16"/>
      </w:rPr>
      <w:t>x</w:t>
    </w:r>
    <w:r w:rsidR="00AD214A">
      <w:rPr>
        <w:bCs/>
        <w:iCs/>
        <w:sz w:val="16"/>
        <w:szCs w:val="16"/>
      </w:rPr>
      <w:t>. https://doi.org/10.3390/xxxxx</w:t>
    </w:r>
    <w:r w:rsidR="00672DBB" w:rsidRPr="00372FCD">
      <w:rPr>
        <w:sz w:val="16"/>
        <w:szCs w:val="16"/>
        <w:lang w:val="fr-CH"/>
      </w:rPr>
      <w:tab/>
    </w:r>
    <w:r w:rsidRPr="00372FCD">
      <w:rPr>
        <w:sz w:val="16"/>
        <w:szCs w:val="16"/>
        <w:lang w:val="fr-CH"/>
      </w:rPr>
      <w:t>www.mdpi.com/journal/</w:t>
    </w:r>
    <w:r w:rsidRPr="00EE4FE9">
      <w:rPr>
        <w:sz w:val="16"/>
        <w:szCs w:val="16"/>
      </w:rPr>
      <w:t>biosensors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22529" w14:textId="77777777" w:rsidR="00996440" w:rsidRDefault="00996440">
      <w:pPr>
        <w:spacing w:line="240" w:lineRule="auto"/>
      </w:pPr>
      <w:r>
        <w:separator/>
      </w:r>
    </w:p>
  </w:footnote>
  <w:footnote w:type="continuationSeparator" w:id="0">
    <w:p w14:paraId="037C370D" w14:textId="77777777" w:rsidR="00996440" w:rsidRDefault="009964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EDE5" w14:textId="77777777" w:rsidR="00F34020" w:rsidRDefault="00F34020" w:rsidP="00F34020">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989DA" w14:textId="77777777" w:rsidR="00AD214A" w:rsidRDefault="00F34020" w:rsidP="00672DBB">
    <w:pPr>
      <w:tabs>
        <w:tab w:val="right" w:pos="10466"/>
      </w:tabs>
      <w:adjustRightInd w:val="0"/>
      <w:snapToGrid w:val="0"/>
      <w:spacing w:line="240" w:lineRule="auto"/>
      <w:rPr>
        <w:sz w:val="16"/>
      </w:rPr>
    </w:pPr>
    <w:r>
      <w:rPr>
        <w:i/>
        <w:sz w:val="16"/>
      </w:rPr>
      <w:t xml:space="preserve">Biosensors </w:t>
    </w:r>
    <w:r w:rsidR="00775A02">
      <w:rPr>
        <w:b/>
        <w:sz w:val="16"/>
      </w:rPr>
      <w:t>2022</w:t>
    </w:r>
    <w:r w:rsidR="00961819" w:rsidRPr="00961819">
      <w:rPr>
        <w:sz w:val="16"/>
      </w:rPr>
      <w:t>,</w:t>
    </w:r>
    <w:r w:rsidR="00775A02">
      <w:rPr>
        <w:i/>
        <w:sz w:val="16"/>
      </w:rPr>
      <w:t xml:space="preserve"> 12</w:t>
    </w:r>
    <w:r w:rsidR="00DB2A62">
      <w:rPr>
        <w:sz w:val="16"/>
      </w:rPr>
      <w:t>, x FOR PEER REVIEW</w:t>
    </w:r>
    <w:r w:rsidR="00672DBB">
      <w:rPr>
        <w:sz w:val="16"/>
      </w:rPr>
      <w:tab/>
    </w:r>
    <w:r w:rsidR="00DB2A62">
      <w:rPr>
        <w:sz w:val="16"/>
      </w:rPr>
      <w:fldChar w:fldCharType="begin"/>
    </w:r>
    <w:r w:rsidR="00DB2A62">
      <w:rPr>
        <w:sz w:val="16"/>
      </w:rPr>
      <w:instrText xml:space="preserve"> PAGE   \* MERGEFORMAT </w:instrText>
    </w:r>
    <w:r w:rsidR="00DB2A62">
      <w:rPr>
        <w:sz w:val="16"/>
      </w:rPr>
      <w:fldChar w:fldCharType="separate"/>
    </w:r>
    <w:r w:rsidR="009E0F52">
      <w:rPr>
        <w:sz w:val="16"/>
      </w:rPr>
      <w:t>5</w:t>
    </w:r>
    <w:r w:rsidR="00DB2A62">
      <w:rPr>
        <w:sz w:val="16"/>
      </w:rPr>
      <w:fldChar w:fldCharType="end"/>
    </w:r>
    <w:r w:rsidR="00DB2A62">
      <w:rPr>
        <w:sz w:val="16"/>
      </w:rPr>
      <w:t xml:space="preserve"> of </w:t>
    </w:r>
    <w:r w:rsidR="00DB2A62">
      <w:rPr>
        <w:sz w:val="16"/>
      </w:rPr>
      <w:fldChar w:fldCharType="begin"/>
    </w:r>
    <w:r w:rsidR="00DB2A62">
      <w:rPr>
        <w:sz w:val="16"/>
      </w:rPr>
      <w:instrText xml:space="preserve"> NUMPAGES   \* MERGEFORMAT </w:instrText>
    </w:r>
    <w:r w:rsidR="00DB2A62">
      <w:rPr>
        <w:sz w:val="16"/>
      </w:rPr>
      <w:fldChar w:fldCharType="separate"/>
    </w:r>
    <w:r w:rsidR="009E0F52">
      <w:rPr>
        <w:sz w:val="16"/>
      </w:rPr>
      <w:t>5</w:t>
    </w:r>
    <w:r w:rsidR="00DB2A62">
      <w:rPr>
        <w:sz w:val="16"/>
      </w:rPr>
      <w:fldChar w:fldCharType="end"/>
    </w:r>
  </w:p>
  <w:p w14:paraId="142A46D1" w14:textId="77777777" w:rsidR="00F34020" w:rsidRPr="001F08C6" w:rsidRDefault="00F34020" w:rsidP="00D2027A">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AD214A" w:rsidRPr="00672DBB" w14:paraId="08D1DE5D" w14:textId="77777777" w:rsidTr="00B46C44">
      <w:trPr>
        <w:trHeight w:val="686"/>
      </w:trPr>
      <w:tc>
        <w:tcPr>
          <w:tcW w:w="3679" w:type="dxa"/>
          <w:shd w:val="clear" w:color="auto" w:fill="auto"/>
          <w:vAlign w:val="center"/>
        </w:tcPr>
        <w:p w14:paraId="479489A4" w14:textId="77777777" w:rsidR="00AD214A" w:rsidRPr="009B70F5" w:rsidRDefault="00612D89" w:rsidP="00672DBB">
          <w:pPr>
            <w:pStyle w:val="a4"/>
            <w:pBdr>
              <w:bottom w:val="none" w:sz="0" w:space="0" w:color="auto"/>
            </w:pBdr>
            <w:jc w:val="left"/>
            <w:rPr>
              <w:rFonts w:eastAsia="DengXian"/>
              <w:b/>
              <w:bCs/>
            </w:rPr>
          </w:pPr>
          <w:r w:rsidRPr="009B70F5">
            <w:rPr>
              <w:rFonts w:eastAsia="DengXian"/>
              <w:b/>
              <w:bCs/>
            </w:rPr>
            <w:drawing>
              <wp:inline distT="0" distB="0" distL="0" distR="0" wp14:anchorId="5BB8BDCD" wp14:editId="59564281">
                <wp:extent cx="1648460" cy="429260"/>
                <wp:effectExtent l="0" t="0" r="0" b="0"/>
                <wp:docPr id="1" name="Picture 5" descr="C:\Users\home\Desktop\logos\带白边的logo\Biology-Data\Biosensors\Biosenso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Biology-Data\Biosensors\Biosensors-01.png"/>
                        <pic:cNvPicPr>
                          <a:picLocks noChangeAspect="1" noChangeArrowheads="1"/>
                        </pic:cNvPicPr>
                      </pic:nvPicPr>
                      <pic:blipFill>
                        <a:blip r:embed="rId1">
                          <a:extLst>
                            <a:ext uri="{28A0092B-C50C-407E-A947-70E740481C1C}">
                              <a14:useLocalDpi xmlns:a14="http://schemas.microsoft.com/office/drawing/2010/main" val="0"/>
                            </a:ext>
                          </a:extLst>
                        </a:blip>
                        <a:srcRect l="3404" t="10658" b="9895"/>
                        <a:stretch>
                          <a:fillRect/>
                        </a:stretch>
                      </pic:blipFill>
                      <pic:spPr bwMode="auto">
                        <a:xfrm>
                          <a:off x="0" y="0"/>
                          <a:ext cx="1648460" cy="429260"/>
                        </a:xfrm>
                        <a:prstGeom prst="rect">
                          <a:avLst/>
                        </a:prstGeom>
                        <a:noFill/>
                        <a:ln>
                          <a:noFill/>
                        </a:ln>
                      </pic:spPr>
                    </pic:pic>
                  </a:graphicData>
                </a:graphic>
              </wp:inline>
            </w:drawing>
          </w:r>
        </w:p>
      </w:tc>
      <w:tc>
        <w:tcPr>
          <w:tcW w:w="4535" w:type="dxa"/>
          <w:shd w:val="clear" w:color="auto" w:fill="auto"/>
          <w:vAlign w:val="center"/>
        </w:tcPr>
        <w:p w14:paraId="28713D0F" w14:textId="77777777" w:rsidR="00AD214A" w:rsidRPr="009B70F5" w:rsidRDefault="00AD214A" w:rsidP="00672DBB">
          <w:pPr>
            <w:pStyle w:val="a4"/>
            <w:pBdr>
              <w:bottom w:val="none" w:sz="0" w:space="0" w:color="auto"/>
            </w:pBdr>
            <w:rPr>
              <w:rFonts w:eastAsia="DengXian"/>
              <w:b/>
              <w:bCs/>
            </w:rPr>
          </w:pPr>
        </w:p>
      </w:tc>
      <w:tc>
        <w:tcPr>
          <w:tcW w:w="2273" w:type="dxa"/>
          <w:shd w:val="clear" w:color="auto" w:fill="auto"/>
          <w:vAlign w:val="center"/>
        </w:tcPr>
        <w:p w14:paraId="1B40322E" w14:textId="77777777" w:rsidR="00AD214A" w:rsidRPr="009B70F5" w:rsidRDefault="00B46C44" w:rsidP="00B46C44">
          <w:pPr>
            <w:pStyle w:val="a4"/>
            <w:pBdr>
              <w:bottom w:val="none" w:sz="0" w:space="0" w:color="auto"/>
            </w:pBdr>
            <w:jc w:val="right"/>
            <w:rPr>
              <w:rFonts w:eastAsia="DengXian"/>
              <w:b/>
              <w:bCs/>
            </w:rPr>
          </w:pPr>
          <w:r>
            <w:rPr>
              <w:rFonts w:eastAsia="DengXian"/>
              <w:b/>
              <w:bCs/>
            </w:rPr>
            <w:drawing>
              <wp:inline distT="0" distB="0" distL="0" distR="0" wp14:anchorId="5D423151" wp14:editId="4F6AE430">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64C4C7B" w14:textId="77777777" w:rsidR="00F34020" w:rsidRPr="00AD214A" w:rsidRDefault="00F34020" w:rsidP="00D2027A">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57EC160"/>
    <w:lvl w:ilvl="0" w:tplc="04090001">
      <w:start w:val="1"/>
      <w:numFmt w:val="bullet"/>
      <w:pStyle w:val="MDPI37itemize"/>
      <w:lvlText w:val=""/>
      <w:lvlJc w:val="left"/>
      <w:pPr>
        <w:ind w:left="2968" w:hanging="360"/>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2085B"/>
    <w:multiLevelType w:val="hybridMultilevel"/>
    <w:tmpl w:val="77E02BF6"/>
    <w:lvl w:ilvl="0" w:tplc="664029F2">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EF38DE88"/>
    <w:lvl w:ilvl="0" w:tplc="1298CAEA">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46FFB"/>
    <w:multiLevelType w:val="hybridMultilevel"/>
    <w:tmpl w:val="B7408D84"/>
    <w:lvl w:ilvl="0" w:tplc="724C6D0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D15BB"/>
    <w:multiLevelType w:val="multilevel"/>
    <w:tmpl w:val="0EE26A16"/>
    <w:styleLink w:val="CurrentList1"/>
    <w:lvl w:ilvl="0">
      <w:start w:val="1"/>
      <w:numFmt w:val="decimal"/>
      <w:lvlRestart w:val="0"/>
      <w:lvlText w:val="%1."/>
      <w:lvlJc w:val="left"/>
      <w:pPr>
        <w:ind w:left="3033" w:hanging="425"/>
      </w:pPr>
      <w:rPr>
        <w:b w:val="0"/>
        <w:i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0012E46"/>
    <w:multiLevelType w:val="hybridMultilevel"/>
    <w:tmpl w:val="7946DCD0"/>
    <w:lvl w:ilvl="0" w:tplc="5C06B1C6">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311A3B"/>
    <w:multiLevelType w:val="hybridMultilevel"/>
    <w:tmpl w:val="5EB4AE68"/>
    <w:lvl w:ilvl="0" w:tplc="42505D78">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7B0A0816"/>
    <w:multiLevelType w:val="hybridMultilevel"/>
    <w:tmpl w:val="9C2A8D2A"/>
    <w:lvl w:ilvl="0" w:tplc="EC60E06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num w:numId="1" w16cid:durableId="1345134773">
    <w:abstractNumId w:val="5"/>
  </w:num>
  <w:num w:numId="2" w16cid:durableId="417599395">
    <w:abstractNumId w:val="9"/>
  </w:num>
  <w:num w:numId="3" w16cid:durableId="1814564176">
    <w:abstractNumId w:val="4"/>
  </w:num>
  <w:num w:numId="4" w16cid:durableId="1477801738">
    <w:abstractNumId w:val="6"/>
  </w:num>
  <w:num w:numId="5" w16cid:durableId="2008554072">
    <w:abstractNumId w:val="11"/>
  </w:num>
  <w:num w:numId="6" w16cid:durableId="499809977">
    <w:abstractNumId w:val="3"/>
  </w:num>
  <w:num w:numId="7" w16cid:durableId="650401595">
    <w:abstractNumId w:val="11"/>
  </w:num>
  <w:num w:numId="8" w16cid:durableId="9913048">
    <w:abstractNumId w:val="3"/>
  </w:num>
  <w:num w:numId="9" w16cid:durableId="546719983">
    <w:abstractNumId w:val="11"/>
  </w:num>
  <w:num w:numId="10" w16cid:durableId="712073205">
    <w:abstractNumId w:val="3"/>
  </w:num>
  <w:num w:numId="11" w16cid:durableId="484204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61613762">
    <w:abstractNumId w:val="0"/>
  </w:num>
  <w:num w:numId="13" w16cid:durableId="1115707763">
    <w:abstractNumId w:val="13"/>
  </w:num>
  <w:num w:numId="14" w16cid:durableId="800459502">
    <w:abstractNumId w:val="11"/>
  </w:num>
  <w:num w:numId="15" w16cid:durableId="810446112">
    <w:abstractNumId w:val="3"/>
  </w:num>
  <w:num w:numId="16" w16cid:durableId="1777209462">
    <w:abstractNumId w:val="1"/>
  </w:num>
  <w:num w:numId="17" w16cid:durableId="833758949">
    <w:abstractNumId w:val="10"/>
  </w:num>
  <w:num w:numId="18" w16cid:durableId="2023313055">
    <w:abstractNumId w:val="0"/>
  </w:num>
  <w:num w:numId="19" w16cid:durableId="511795562">
    <w:abstractNumId w:val="11"/>
  </w:num>
  <w:num w:numId="20" w16cid:durableId="565578370">
    <w:abstractNumId w:val="3"/>
  </w:num>
  <w:num w:numId="21" w16cid:durableId="303824915">
    <w:abstractNumId w:val="1"/>
  </w:num>
  <w:num w:numId="22" w16cid:durableId="158080280">
    <w:abstractNumId w:val="15"/>
  </w:num>
  <w:num w:numId="23" w16cid:durableId="837883270">
    <w:abstractNumId w:val="7"/>
  </w:num>
  <w:num w:numId="24" w16cid:durableId="4123557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169921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57956388">
    <w:abstractNumId w:val="2"/>
  </w:num>
  <w:num w:numId="27" w16cid:durableId="1394548871">
    <w:abstractNumId w:val="14"/>
  </w:num>
  <w:num w:numId="28" w16cid:durableId="127552044">
    <w:abstractNumId w:val="12"/>
  </w:num>
  <w:num w:numId="29" w16cid:durableId="125616093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246">
    <w15:presenceInfo w15:providerId="AD" w15:userId="S::A246@office-365.host::68a3ab0c-22fa-4dbb-93fb-46a636368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561"/>
    <w:rsid w:val="000011D4"/>
    <w:rsid w:val="000107FF"/>
    <w:rsid w:val="00052C4C"/>
    <w:rsid w:val="00064146"/>
    <w:rsid w:val="00065743"/>
    <w:rsid w:val="0009289B"/>
    <w:rsid w:val="000B36CB"/>
    <w:rsid w:val="000B6A7E"/>
    <w:rsid w:val="000E1CB9"/>
    <w:rsid w:val="000E374E"/>
    <w:rsid w:val="000E63D3"/>
    <w:rsid w:val="000F0813"/>
    <w:rsid w:val="0012174F"/>
    <w:rsid w:val="00173F82"/>
    <w:rsid w:val="001770C2"/>
    <w:rsid w:val="001A1410"/>
    <w:rsid w:val="001B01EB"/>
    <w:rsid w:val="001B1945"/>
    <w:rsid w:val="001E0BF5"/>
    <w:rsid w:val="001E2AEB"/>
    <w:rsid w:val="001E4F06"/>
    <w:rsid w:val="001F28DC"/>
    <w:rsid w:val="001F64FD"/>
    <w:rsid w:val="00202A68"/>
    <w:rsid w:val="00211A8C"/>
    <w:rsid w:val="00221C61"/>
    <w:rsid w:val="0022208D"/>
    <w:rsid w:val="00222F8C"/>
    <w:rsid w:val="00237773"/>
    <w:rsid w:val="00253ACF"/>
    <w:rsid w:val="002A2DE3"/>
    <w:rsid w:val="002A3984"/>
    <w:rsid w:val="002C4759"/>
    <w:rsid w:val="002C4877"/>
    <w:rsid w:val="002D7ED7"/>
    <w:rsid w:val="002E4DDA"/>
    <w:rsid w:val="00305219"/>
    <w:rsid w:val="00306404"/>
    <w:rsid w:val="00312A51"/>
    <w:rsid w:val="003144B6"/>
    <w:rsid w:val="00326141"/>
    <w:rsid w:val="00361443"/>
    <w:rsid w:val="00363B29"/>
    <w:rsid w:val="00366281"/>
    <w:rsid w:val="0036679D"/>
    <w:rsid w:val="00393064"/>
    <w:rsid w:val="00394A5D"/>
    <w:rsid w:val="003A7297"/>
    <w:rsid w:val="003A7875"/>
    <w:rsid w:val="00401D30"/>
    <w:rsid w:val="00410A93"/>
    <w:rsid w:val="00412EA7"/>
    <w:rsid w:val="00462696"/>
    <w:rsid w:val="00472837"/>
    <w:rsid w:val="004A0FF4"/>
    <w:rsid w:val="004B6348"/>
    <w:rsid w:val="00501867"/>
    <w:rsid w:val="00506326"/>
    <w:rsid w:val="00573991"/>
    <w:rsid w:val="005876FE"/>
    <w:rsid w:val="005912A8"/>
    <w:rsid w:val="005B2166"/>
    <w:rsid w:val="00612D89"/>
    <w:rsid w:val="00616B4A"/>
    <w:rsid w:val="00627001"/>
    <w:rsid w:val="0063736A"/>
    <w:rsid w:val="00655246"/>
    <w:rsid w:val="0065639B"/>
    <w:rsid w:val="00660024"/>
    <w:rsid w:val="00672DBB"/>
    <w:rsid w:val="00680522"/>
    <w:rsid w:val="0068415C"/>
    <w:rsid w:val="00692393"/>
    <w:rsid w:val="006971CB"/>
    <w:rsid w:val="006B1758"/>
    <w:rsid w:val="006B37C9"/>
    <w:rsid w:val="006C5E0C"/>
    <w:rsid w:val="006C6A29"/>
    <w:rsid w:val="006F5378"/>
    <w:rsid w:val="00702EDB"/>
    <w:rsid w:val="00705231"/>
    <w:rsid w:val="007200AE"/>
    <w:rsid w:val="0073063A"/>
    <w:rsid w:val="00757523"/>
    <w:rsid w:val="007652B2"/>
    <w:rsid w:val="00767047"/>
    <w:rsid w:val="00775A02"/>
    <w:rsid w:val="00790C7E"/>
    <w:rsid w:val="007A0282"/>
    <w:rsid w:val="007A7FAD"/>
    <w:rsid w:val="007B683B"/>
    <w:rsid w:val="007F4FF3"/>
    <w:rsid w:val="00807C9D"/>
    <w:rsid w:val="0082388B"/>
    <w:rsid w:val="008571EC"/>
    <w:rsid w:val="00873D76"/>
    <w:rsid w:val="00890329"/>
    <w:rsid w:val="0089201B"/>
    <w:rsid w:val="008B19F5"/>
    <w:rsid w:val="008B200D"/>
    <w:rsid w:val="008B5EF0"/>
    <w:rsid w:val="008C14A7"/>
    <w:rsid w:val="008C1C15"/>
    <w:rsid w:val="008E704A"/>
    <w:rsid w:val="00917B10"/>
    <w:rsid w:val="00926EE5"/>
    <w:rsid w:val="00944592"/>
    <w:rsid w:val="00946AEC"/>
    <w:rsid w:val="00961819"/>
    <w:rsid w:val="00996440"/>
    <w:rsid w:val="009B70F5"/>
    <w:rsid w:val="009B719D"/>
    <w:rsid w:val="009E0F52"/>
    <w:rsid w:val="009F5829"/>
    <w:rsid w:val="009F70E6"/>
    <w:rsid w:val="00A30232"/>
    <w:rsid w:val="00A360E1"/>
    <w:rsid w:val="00A41650"/>
    <w:rsid w:val="00A67211"/>
    <w:rsid w:val="00A67FCB"/>
    <w:rsid w:val="00A8084B"/>
    <w:rsid w:val="00A81CF3"/>
    <w:rsid w:val="00A8733E"/>
    <w:rsid w:val="00A938AB"/>
    <w:rsid w:val="00AA3481"/>
    <w:rsid w:val="00AB2234"/>
    <w:rsid w:val="00AC01E3"/>
    <w:rsid w:val="00AC713E"/>
    <w:rsid w:val="00AD214A"/>
    <w:rsid w:val="00B2096C"/>
    <w:rsid w:val="00B2737A"/>
    <w:rsid w:val="00B46C44"/>
    <w:rsid w:val="00B506DA"/>
    <w:rsid w:val="00B54A04"/>
    <w:rsid w:val="00B627D2"/>
    <w:rsid w:val="00B72F1B"/>
    <w:rsid w:val="00B75253"/>
    <w:rsid w:val="00B77A6C"/>
    <w:rsid w:val="00B900BC"/>
    <w:rsid w:val="00BB735D"/>
    <w:rsid w:val="00BE0D71"/>
    <w:rsid w:val="00C05338"/>
    <w:rsid w:val="00C102C2"/>
    <w:rsid w:val="00C44E90"/>
    <w:rsid w:val="00C75D8F"/>
    <w:rsid w:val="00CE0342"/>
    <w:rsid w:val="00CF0007"/>
    <w:rsid w:val="00CF7DF9"/>
    <w:rsid w:val="00D150AF"/>
    <w:rsid w:val="00D17690"/>
    <w:rsid w:val="00D17F5A"/>
    <w:rsid w:val="00D2027A"/>
    <w:rsid w:val="00D65035"/>
    <w:rsid w:val="00D6663F"/>
    <w:rsid w:val="00D75110"/>
    <w:rsid w:val="00D96666"/>
    <w:rsid w:val="00DB2A62"/>
    <w:rsid w:val="00DD1F8A"/>
    <w:rsid w:val="00DE20E3"/>
    <w:rsid w:val="00DE7189"/>
    <w:rsid w:val="00E23D71"/>
    <w:rsid w:val="00E263CF"/>
    <w:rsid w:val="00E30252"/>
    <w:rsid w:val="00E35D02"/>
    <w:rsid w:val="00E46FB0"/>
    <w:rsid w:val="00EC30D4"/>
    <w:rsid w:val="00EC4172"/>
    <w:rsid w:val="00ED0CDE"/>
    <w:rsid w:val="00ED1142"/>
    <w:rsid w:val="00EE2071"/>
    <w:rsid w:val="00EF4D55"/>
    <w:rsid w:val="00F0523C"/>
    <w:rsid w:val="00F14A16"/>
    <w:rsid w:val="00F14F03"/>
    <w:rsid w:val="00F157AA"/>
    <w:rsid w:val="00F21AB9"/>
    <w:rsid w:val="00F34020"/>
    <w:rsid w:val="00F3745A"/>
    <w:rsid w:val="00F4755F"/>
    <w:rsid w:val="00F71609"/>
    <w:rsid w:val="00F72064"/>
    <w:rsid w:val="00F75FE6"/>
    <w:rsid w:val="00FA1DD6"/>
    <w:rsid w:val="00FA3920"/>
    <w:rsid w:val="00FE0561"/>
    <w:rsid w:val="00FE62B9"/>
    <w:rsid w:val="00FF4A4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E8AE6F"/>
  <w15:chartTrackingRefBased/>
  <w15:docId w15:val="{88EF4A53-8870-7C45-A1A5-93B41020A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83B"/>
    <w:pPr>
      <w:spacing w:line="260" w:lineRule="atLeast"/>
      <w:jc w:val="both"/>
    </w:pPr>
    <w:rPr>
      <w:rFonts w:ascii="Palatino Linotype" w:hAnsi="Palatino Linotype"/>
      <w:noProof/>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7B683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7B683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7B683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7B683B"/>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7B683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7B683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7B683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B683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F475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7B683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rsid w:val="007B683B"/>
    <w:pPr>
      <w:pBdr>
        <w:bottom w:val="single" w:sz="6" w:space="1" w:color="auto"/>
      </w:pBdr>
      <w:tabs>
        <w:tab w:val="center" w:pos="4153"/>
        <w:tab w:val="right" w:pos="8306"/>
      </w:tabs>
      <w:snapToGrid w:val="0"/>
      <w:spacing w:line="240" w:lineRule="atLeast"/>
      <w:jc w:val="center"/>
    </w:pPr>
    <w:rPr>
      <w:szCs w:val="18"/>
    </w:rPr>
  </w:style>
  <w:style w:type="character" w:customStyle="1" w:styleId="Char">
    <w:name w:val="머리글 Char"/>
    <w:link w:val="a4"/>
    <w:uiPriority w:val="99"/>
    <w:rsid w:val="007B683B"/>
    <w:rPr>
      <w:rFonts w:ascii="Palatino Linotype" w:hAnsi="Palatino Linotype"/>
      <w:noProof/>
      <w:color w:val="000000"/>
      <w:szCs w:val="18"/>
    </w:rPr>
  </w:style>
  <w:style w:type="paragraph" w:customStyle="1" w:styleId="MDPIheaderjournallogo">
    <w:name w:val="MDPI_header_journal_logo"/>
    <w:qFormat/>
    <w:rsid w:val="007B683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B683B"/>
    <w:pPr>
      <w:ind w:firstLine="0"/>
    </w:pPr>
  </w:style>
  <w:style w:type="paragraph" w:customStyle="1" w:styleId="MDPI31text">
    <w:name w:val="MDPI_3.1_text"/>
    <w:qFormat/>
    <w:rsid w:val="008571E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B683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B683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B683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46C44"/>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46C44"/>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B683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B683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B683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A8733E"/>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B683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B683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7B683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7B683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B683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B683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F4D55"/>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Char0"/>
    <w:uiPriority w:val="99"/>
    <w:rsid w:val="007B683B"/>
    <w:rPr>
      <w:rFonts w:cs="Tahoma"/>
      <w:szCs w:val="18"/>
    </w:rPr>
  </w:style>
  <w:style w:type="character" w:customStyle="1" w:styleId="Char0">
    <w:name w:val="풍선 도움말 텍스트 Char"/>
    <w:link w:val="a5"/>
    <w:uiPriority w:val="99"/>
    <w:rsid w:val="007B683B"/>
    <w:rPr>
      <w:rFonts w:ascii="Palatino Linotype" w:hAnsi="Palatino Linotype" w:cs="Tahoma"/>
      <w:noProof/>
      <w:color w:val="000000"/>
      <w:szCs w:val="18"/>
    </w:rPr>
  </w:style>
  <w:style w:type="character" w:styleId="a6">
    <w:name w:val="line number"/>
    <w:uiPriority w:val="99"/>
    <w:rsid w:val="00757523"/>
    <w:rPr>
      <w:rFonts w:ascii="Palatino Linotype" w:hAnsi="Palatino Linotype"/>
      <w:sz w:val="16"/>
    </w:rPr>
  </w:style>
  <w:style w:type="table" w:customStyle="1" w:styleId="MDPI41threelinetable">
    <w:name w:val="MDPI_4.1_three_line_table"/>
    <w:basedOn w:val="a1"/>
    <w:uiPriority w:val="99"/>
    <w:rsid w:val="007B683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7">
    <w:name w:val="Hyperlink"/>
    <w:uiPriority w:val="99"/>
    <w:rsid w:val="007B683B"/>
    <w:rPr>
      <w:color w:val="0000FF"/>
      <w:u w:val="single"/>
    </w:rPr>
  </w:style>
  <w:style w:type="character" w:styleId="a8">
    <w:name w:val="Unresolved Mention"/>
    <w:uiPriority w:val="99"/>
    <w:semiHidden/>
    <w:unhideWhenUsed/>
    <w:rsid w:val="007652B2"/>
    <w:rPr>
      <w:color w:val="605E5C"/>
      <w:shd w:val="clear" w:color="auto" w:fill="E1DFDD"/>
    </w:rPr>
  </w:style>
  <w:style w:type="paragraph" w:styleId="a9">
    <w:name w:val="footer"/>
    <w:basedOn w:val="a"/>
    <w:link w:val="Char1"/>
    <w:uiPriority w:val="99"/>
    <w:rsid w:val="007B683B"/>
    <w:pPr>
      <w:tabs>
        <w:tab w:val="center" w:pos="4153"/>
        <w:tab w:val="right" w:pos="8306"/>
      </w:tabs>
      <w:snapToGrid w:val="0"/>
      <w:spacing w:line="240" w:lineRule="atLeast"/>
    </w:pPr>
    <w:rPr>
      <w:szCs w:val="18"/>
    </w:rPr>
  </w:style>
  <w:style w:type="character" w:customStyle="1" w:styleId="Char1">
    <w:name w:val="바닥글 Char"/>
    <w:link w:val="a9"/>
    <w:uiPriority w:val="99"/>
    <w:rsid w:val="007B683B"/>
    <w:rPr>
      <w:rFonts w:ascii="Palatino Linotype" w:hAnsi="Palatino Linotype"/>
      <w:noProof/>
      <w:color w:val="000000"/>
      <w:szCs w:val="18"/>
    </w:rPr>
  </w:style>
  <w:style w:type="table" w:styleId="4">
    <w:name w:val="Plain Table 4"/>
    <w:basedOn w:val="a1"/>
    <w:uiPriority w:val="44"/>
    <w:rsid w:val="009618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B683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B683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B683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B683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7B683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7B683B"/>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775A0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B683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B683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7B683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7B683B"/>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7B683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B683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B683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7B683B"/>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7B683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B683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B683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7B683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7B683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B683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7B683B"/>
  </w:style>
  <w:style w:type="paragraph" w:styleId="aa">
    <w:name w:val="Bibliography"/>
    <w:basedOn w:val="a"/>
    <w:next w:val="a"/>
    <w:uiPriority w:val="37"/>
    <w:semiHidden/>
    <w:unhideWhenUsed/>
    <w:rsid w:val="007B683B"/>
  </w:style>
  <w:style w:type="paragraph" w:styleId="ab">
    <w:name w:val="Body Text"/>
    <w:link w:val="Char2"/>
    <w:rsid w:val="007B683B"/>
    <w:pPr>
      <w:spacing w:after="120" w:line="340" w:lineRule="atLeast"/>
      <w:jc w:val="both"/>
    </w:pPr>
    <w:rPr>
      <w:rFonts w:ascii="Palatino Linotype" w:hAnsi="Palatino Linotype"/>
      <w:color w:val="000000"/>
      <w:sz w:val="24"/>
      <w:lang w:eastAsia="de-DE"/>
    </w:rPr>
  </w:style>
  <w:style w:type="character" w:customStyle="1" w:styleId="Char2">
    <w:name w:val="본문 Char"/>
    <w:link w:val="ab"/>
    <w:rsid w:val="007B683B"/>
    <w:rPr>
      <w:rFonts w:ascii="Palatino Linotype" w:hAnsi="Palatino Linotype"/>
      <w:color w:val="000000"/>
      <w:sz w:val="24"/>
      <w:lang w:eastAsia="de-DE"/>
    </w:rPr>
  </w:style>
  <w:style w:type="character" w:styleId="ac">
    <w:name w:val="annotation reference"/>
    <w:rsid w:val="007B683B"/>
    <w:rPr>
      <w:sz w:val="21"/>
      <w:szCs w:val="21"/>
    </w:rPr>
  </w:style>
  <w:style w:type="paragraph" w:styleId="ad">
    <w:name w:val="annotation text"/>
    <w:basedOn w:val="a"/>
    <w:link w:val="Char3"/>
    <w:rsid w:val="007B683B"/>
  </w:style>
  <w:style w:type="character" w:customStyle="1" w:styleId="Char3">
    <w:name w:val="메모 텍스트 Char"/>
    <w:link w:val="ad"/>
    <w:rsid w:val="007B683B"/>
    <w:rPr>
      <w:rFonts w:ascii="Palatino Linotype" w:hAnsi="Palatino Linotype"/>
      <w:noProof/>
      <w:color w:val="000000"/>
    </w:rPr>
  </w:style>
  <w:style w:type="paragraph" w:styleId="ae">
    <w:name w:val="annotation subject"/>
    <w:basedOn w:val="ad"/>
    <w:next w:val="ad"/>
    <w:link w:val="Char4"/>
    <w:rsid w:val="007B683B"/>
    <w:rPr>
      <w:b/>
      <w:bCs/>
    </w:rPr>
  </w:style>
  <w:style w:type="character" w:customStyle="1" w:styleId="Char4">
    <w:name w:val="메모 주제 Char"/>
    <w:link w:val="ae"/>
    <w:rsid w:val="007B683B"/>
    <w:rPr>
      <w:rFonts w:ascii="Palatino Linotype" w:hAnsi="Palatino Linotype"/>
      <w:b/>
      <w:bCs/>
      <w:noProof/>
      <w:color w:val="000000"/>
    </w:rPr>
  </w:style>
  <w:style w:type="character" w:styleId="af">
    <w:name w:val="endnote reference"/>
    <w:rsid w:val="007B683B"/>
    <w:rPr>
      <w:vertAlign w:val="superscript"/>
    </w:rPr>
  </w:style>
  <w:style w:type="paragraph" w:styleId="af0">
    <w:name w:val="endnote text"/>
    <w:basedOn w:val="a"/>
    <w:link w:val="Char5"/>
    <w:semiHidden/>
    <w:unhideWhenUsed/>
    <w:rsid w:val="007B683B"/>
    <w:pPr>
      <w:spacing w:line="240" w:lineRule="auto"/>
    </w:pPr>
  </w:style>
  <w:style w:type="character" w:customStyle="1" w:styleId="Char5">
    <w:name w:val="미주 텍스트 Char"/>
    <w:link w:val="af0"/>
    <w:semiHidden/>
    <w:rsid w:val="007B683B"/>
    <w:rPr>
      <w:rFonts w:ascii="Palatino Linotype" w:hAnsi="Palatino Linotype"/>
      <w:noProof/>
      <w:color w:val="000000"/>
    </w:rPr>
  </w:style>
  <w:style w:type="character" w:styleId="af1">
    <w:name w:val="FollowedHyperlink"/>
    <w:rsid w:val="007B683B"/>
    <w:rPr>
      <w:color w:val="954F72"/>
      <w:u w:val="single"/>
    </w:rPr>
  </w:style>
  <w:style w:type="paragraph" w:styleId="af2">
    <w:name w:val="footnote text"/>
    <w:basedOn w:val="a"/>
    <w:link w:val="Char6"/>
    <w:semiHidden/>
    <w:unhideWhenUsed/>
    <w:rsid w:val="007B683B"/>
    <w:pPr>
      <w:spacing w:line="240" w:lineRule="auto"/>
    </w:pPr>
  </w:style>
  <w:style w:type="character" w:customStyle="1" w:styleId="Char6">
    <w:name w:val="각주 텍스트 Char"/>
    <w:link w:val="af2"/>
    <w:semiHidden/>
    <w:rsid w:val="007B683B"/>
    <w:rPr>
      <w:rFonts w:ascii="Palatino Linotype" w:hAnsi="Palatino Linotype"/>
      <w:noProof/>
      <w:color w:val="000000"/>
    </w:rPr>
  </w:style>
  <w:style w:type="paragraph" w:styleId="af3">
    <w:name w:val="Normal (Web)"/>
    <w:basedOn w:val="a"/>
    <w:uiPriority w:val="99"/>
    <w:rsid w:val="007B683B"/>
    <w:rPr>
      <w:szCs w:val="24"/>
    </w:rPr>
  </w:style>
  <w:style w:type="paragraph" w:customStyle="1" w:styleId="MsoFootnoteText0">
    <w:name w:val="MsoFootnoteText"/>
    <w:basedOn w:val="af3"/>
    <w:qFormat/>
    <w:rsid w:val="007B683B"/>
    <w:rPr>
      <w:rFonts w:ascii="Times New Roman" w:hAnsi="Times New Roman"/>
    </w:rPr>
  </w:style>
  <w:style w:type="character" w:styleId="af4">
    <w:name w:val="page number"/>
    <w:rsid w:val="007B683B"/>
  </w:style>
  <w:style w:type="character" w:styleId="af5">
    <w:name w:val="Placeholder Text"/>
    <w:uiPriority w:val="99"/>
    <w:semiHidden/>
    <w:rsid w:val="007B683B"/>
    <w:rPr>
      <w:color w:val="808080"/>
    </w:rPr>
  </w:style>
  <w:style w:type="paragraph" w:customStyle="1" w:styleId="MDPI71FootNotes">
    <w:name w:val="MDPI_7.1_FootNotes"/>
    <w:qFormat/>
    <w:rsid w:val="00F14A16"/>
    <w:pPr>
      <w:numPr>
        <w:numId w:val="20"/>
      </w:numPr>
      <w:adjustRightInd w:val="0"/>
      <w:snapToGrid w:val="0"/>
      <w:spacing w:line="228" w:lineRule="auto"/>
    </w:pPr>
    <w:rPr>
      <w:rFonts w:ascii="Palatino Linotype" w:eastAsiaTheme="minorEastAsia" w:hAnsi="Palatino Linotype"/>
      <w:noProof/>
      <w:color w:val="000000"/>
      <w:sz w:val="18"/>
    </w:rPr>
  </w:style>
  <w:style w:type="paragraph" w:styleId="af6">
    <w:name w:val="caption"/>
    <w:basedOn w:val="a"/>
    <w:next w:val="a"/>
    <w:uiPriority w:val="35"/>
    <w:unhideWhenUsed/>
    <w:qFormat/>
    <w:rsid w:val="006B1758"/>
    <w:pPr>
      <w:spacing w:after="200" w:line="240" w:lineRule="auto"/>
      <w:jc w:val="left"/>
    </w:pPr>
    <w:rPr>
      <w:rFonts w:ascii="Times New Roman" w:eastAsia="Times New Roman" w:hAnsi="Times New Roman"/>
      <w:i/>
      <w:iCs/>
      <w:noProof w:val="0"/>
      <w:color w:val="44546A" w:themeColor="text2"/>
      <w:sz w:val="18"/>
      <w:szCs w:val="18"/>
      <w:lang w:eastAsia="ko-KR"/>
    </w:rPr>
  </w:style>
  <w:style w:type="paragraph" w:customStyle="1" w:styleId="af7">
    <w:name w:val="바탕글"/>
    <w:basedOn w:val="a"/>
    <w:rsid w:val="006B1758"/>
    <w:pPr>
      <w:widowControl w:val="0"/>
      <w:shd w:val="clear" w:color="auto" w:fill="FFFFFF"/>
      <w:wordWrap w:val="0"/>
      <w:autoSpaceDE w:val="0"/>
      <w:autoSpaceDN w:val="0"/>
      <w:snapToGrid w:val="0"/>
      <w:spacing w:before="114" w:line="336" w:lineRule="auto"/>
      <w:textAlignment w:val="baseline"/>
    </w:pPr>
    <w:rPr>
      <w:rFonts w:ascii="굴림" w:eastAsia="굴림" w:hAnsi="굴림" w:cs="굴림"/>
      <w:noProof w:val="0"/>
      <w:spacing w:val="-10"/>
      <w:w w:val="95"/>
      <w:lang w:eastAsia="ko-KR"/>
    </w:rPr>
  </w:style>
  <w:style w:type="numbering" w:customStyle="1" w:styleId="CurrentList1">
    <w:name w:val="Current List1"/>
    <w:uiPriority w:val="99"/>
    <w:rsid w:val="00B54A04"/>
    <w:pPr>
      <w:numPr>
        <w:numId w:val="29"/>
      </w:numPr>
    </w:pPr>
  </w:style>
  <w:style w:type="paragraph" w:styleId="af8">
    <w:name w:val="Revision"/>
    <w:hidden/>
    <w:uiPriority w:val="99"/>
    <w:semiHidden/>
    <w:rsid w:val="0065639B"/>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sohn@kw.ac.k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4623</Words>
  <Characters>26357</Characters>
  <Application>Microsoft Office Word</Application>
  <DocSecurity>0</DocSecurity>
  <Lines>219</Lines>
  <Paragraphs>61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김대열</dc:creator>
  <cp:keywords/>
  <dc:description/>
  <cp:lastModifiedBy>A246</cp:lastModifiedBy>
  <cp:revision>2</cp:revision>
  <dcterms:created xsi:type="dcterms:W3CDTF">2022-09-20T07:40:00Z</dcterms:created>
  <dcterms:modified xsi:type="dcterms:W3CDTF">2022-09-20T07:40:00Z</dcterms:modified>
</cp:coreProperties>
</file>